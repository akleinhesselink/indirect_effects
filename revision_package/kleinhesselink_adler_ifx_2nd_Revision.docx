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lastRenderedPageBreak/>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Although Adler et al. (2012) links coexistence theory with indirect effects of environmental change, their phenomenological competition framework lacks an explicit 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07325CE7"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Niche difference</m:t>
                </m:r>
                <m:r>
                  <m:rPr>
                    <m:sty m:val="bi"/>
                  </m:rPr>
                  <w:rPr>
                    <w:rFonts w:ascii="Cambria Math" w:hAnsi="Cambria Math"/>
                    <w:color w:val="auto"/>
                    <w:sz w:val="24"/>
                    <w:szCs w:val="24"/>
                  </w:rPr>
                  <m:t>= 1- ρ,</m:t>
                </m:r>
              </m:oMath>
            </m:oMathPara>
          </w:p>
          <w:p w14:paraId="28D2946E" w14:textId="600C1E64" w:rsidR="00F72ECC" w:rsidRPr="000A7835" w:rsidRDefault="00E86A2A" w:rsidP="00E635D7">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2AA7F660" w:rsidR="00BA224D" w:rsidRPr="00285858" w:rsidRDefault="00EC1089" w:rsidP="00A25FAB">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In this definition, niche difference </w:t>
      </w:r>
      <w:r w:rsidR="00A074EE">
        <w:rPr>
          <w:rFonts w:ascii="Times New Roman" w:hAnsi="Times New Roman"/>
        </w:rPr>
        <w:t>is one minus</w:t>
      </w:r>
      <w:r>
        <w:rPr>
          <w:rFonts w:ascii="Times New Roman" w:hAnsi="Times New Roman"/>
        </w:rPr>
        <w:t xml:space="preserve"> niche overlap, </w:t>
      </w:r>
      <w:r w:rsidRPr="007C6BE1">
        <w:rPr>
          <w:rFonts w:ascii="Symbol" w:hAnsi="Symbol"/>
          <w:i/>
        </w:rPr>
        <w:t></w:t>
      </w:r>
      <w:r>
        <w:rPr>
          <w:rFonts w:ascii="Times New Roman" w:hAnsi="Times New Roman"/>
        </w:rPr>
        <w:t xml:space="preserve">, which </w:t>
      </w:r>
      <w:r w:rsidR="00E41937">
        <w:t>is the geometric mean of interspecific interactions divided by the geometric mean of intraspecific interactions</w:t>
      </w:r>
      <w:r>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r w:rsidR="00843C0A">
        <w:rPr>
          <w:rFonts w:ascii="Times New Roman" w:hAnsi="Times New Roman"/>
        </w:rPr>
        <w:t xml:space="preserve"> </w:t>
      </w:r>
      <w:r w:rsidR="002B56B7">
        <w:rPr>
          <w:rFonts w:ascii="Times New Roman" w:hAnsi="Times New Roman"/>
        </w:rPr>
        <w:t>This</w:t>
      </w:r>
      <w:r w:rsidR="00924526">
        <w:rPr>
          <w:rFonts w:ascii="Times New Roman" w:hAnsi="Times New Roman"/>
        </w:rPr>
        <w:t xml:space="preserve"> </w:t>
      </w:r>
      <w:r w:rsidR="008B3DD0">
        <w:rPr>
          <w:rFonts w:ascii="Times New Roman" w:hAnsi="Times New Roman"/>
        </w:rPr>
        <w:t>expression</w:t>
      </w:r>
      <w:r w:rsidR="00811D17">
        <w:rPr>
          <w:rFonts w:ascii="Times New Roman" w:hAnsi="Times New Roman"/>
        </w:rPr>
        <w:t xml:space="preserve"> </w:t>
      </w:r>
      <w:r w:rsidR="008B3DD0">
        <w:rPr>
          <w:rFonts w:ascii="Times New Roman" w:hAnsi="Times New Roman"/>
        </w:rPr>
        <w:t xml:space="preserve">allows a more direct test of the relationship between niche </w:t>
      </w:r>
      <w:r>
        <w:rPr>
          <w:rFonts w:ascii="Times New Roman" w:hAnsi="Times New Roman"/>
        </w:rPr>
        <w:t>difference</w:t>
      </w:r>
      <w:r w:rsidR="00924526">
        <w:rPr>
          <w:rFonts w:ascii="Times New Roman" w:hAnsi="Times New Roman"/>
        </w:rPr>
        <w:t xml:space="preserve"> and </w:t>
      </w:r>
      <w:r w:rsidR="008B3DD0">
        <w:rPr>
          <w:rFonts w:ascii="Times New Roman" w:hAnsi="Times New Roman"/>
        </w:rPr>
        <w:t xml:space="preserve">the strength of </w:t>
      </w:r>
      <w:r w:rsidR="00924526">
        <w:rPr>
          <w:rFonts w:ascii="Times New Roman" w:hAnsi="Times New Roman"/>
        </w:rPr>
        <w:t xml:space="preserve">indirect effects.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General Definition of Competition-Mediated Indirect Effects</w:t>
      </w:r>
    </w:p>
    <w:p w14:paraId="28F16D88" w14:textId="65F5C1FD"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As a general example, let a focal species equilibrium abundance</w:t>
      </w:r>
      <w:r w:rsidR="00A074EE">
        <w:rPr>
          <w:rFonts w:ascii="Times New Roman" w:hAnsi="Times New Roman" w:cs="Times New Roman"/>
        </w:rPr>
        <w:t>,</w:t>
      </w:r>
      <w:r>
        <w:rPr>
          <w:rFonts w:ascii="Times New Roman" w:hAnsi="Times New Roman" w:cs="Times New Roman"/>
        </w:rPr>
        <w:t xml:space="preserve"> </w:t>
      </w:r>
      <w:r w:rsidRPr="00A546E3">
        <w:rPr>
          <w:rFonts w:ascii="Times New Roman" w:hAnsi="Times New Roman" w:cs="Times New Roman"/>
          <w:i/>
        </w:rPr>
        <w:t>N</w:t>
      </w:r>
      <w:r w:rsidRPr="00A546E3">
        <w:rPr>
          <w:rFonts w:ascii="Times New Roman" w:hAnsi="Times New Roman" w:cs="Times New Roman"/>
          <w:i/>
          <w:vertAlign w:val="superscript"/>
        </w:rPr>
        <w:t>*</w:t>
      </w:r>
      <w:r w:rsidRPr="00A546E3">
        <w:rPr>
          <w:rFonts w:ascii="Times New Roman" w:hAnsi="Times New Roman" w:cs="Times New Roman"/>
          <w:vertAlign w:val="subscript"/>
        </w:rPr>
        <w:t>F</w:t>
      </w:r>
      <w:r w:rsidR="00A074EE">
        <w:rPr>
          <w:rFonts w:ascii="Times New Roman" w:hAnsi="Times New Roman" w:cs="Times New Roman"/>
        </w:rPr>
        <w:t xml:space="preserve">, </w:t>
      </w:r>
      <w:r>
        <w:rPr>
          <w:rFonts w:ascii="Times New Roman" w:hAnsi="Times New Roman" w:cs="Times New Roman"/>
        </w:rPr>
        <w:t>be a function of resource supply</w:t>
      </w:r>
      <w:r w:rsidR="00A074EE">
        <w:rPr>
          <w:rFonts w:ascii="Times New Roman" w:hAnsi="Times New Roman" w:cs="Times New Roman"/>
        </w:rPr>
        <w:t xml:space="preserve">, </w:t>
      </w:r>
      <w:r w:rsidR="00A074EE" w:rsidRPr="00834EC5">
        <w:rPr>
          <w:rFonts w:ascii="Times New Roman" w:hAnsi="Times New Roman" w:cs="Times New Roman"/>
          <w:i/>
        </w:rPr>
        <w:t>S</w:t>
      </w:r>
      <w:r w:rsidR="00A074EE">
        <w:rPr>
          <w:rFonts w:ascii="Times New Roman" w:hAnsi="Times New Roman" w:cs="Times New Roman"/>
        </w:rPr>
        <w:t>,</w:t>
      </w:r>
      <w:r>
        <w:rPr>
          <w:rFonts w:ascii="Times New Roman" w:hAnsi="Times New Roman" w:cs="Times New Roman"/>
        </w:rPr>
        <w:t xml:space="preserve"> and the abundance of its competitor </w:t>
      </w:r>
      <w:r w:rsidR="00A074EE">
        <w:rPr>
          <w:rFonts w:ascii="Times New Roman" w:hAnsi="Times New Roman" w:cs="Times New Roman"/>
        </w:rPr>
        <w:t xml:space="preserve">at equilibrium, </w:t>
      </w:r>
      <w:r w:rsidR="00A074EE" w:rsidRPr="0031101F">
        <w:rPr>
          <w:rFonts w:ascii="Times New Roman" w:hAnsi="Times New Roman" w:cs="Times New Roman"/>
          <w:i/>
        </w:rPr>
        <w:t>N</w:t>
      </w:r>
      <w:r w:rsidR="00A074EE" w:rsidRPr="0031101F">
        <w:rPr>
          <w:rFonts w:ascii="Times New Roman" w:hAnsi="Times New Roman" w:cs="Times New Roman"/>
          <w:i/>
          <w:vertAlign w:val="superscript"/>
        </w:rPr>
        <w:t>*</w:t>
      </w:r>
      <w:r w:rsidR="00A074EE" w:rsidRPr="0031101F">
        <w:rPr>
          <w:rFonts w:ascii="Times New Roman" w:hAnsi="Times New Roman" w:cs="Times New Roman"/>
          <w:vertAlign w:val="subscript"/>
        </w:rPr>
        <w:t>C</w:t>
      </w:r>
      <w:r w:rsidR="00A074EE">
        <w:rPr>
          <w:rFonts w:ascii="Times New Roman" w:hAnsi="Times New Roman" w:cs="Times New Roman"/>
        </w:rPr>
        <w:t xml:space="preserve">, </w:t>
      </w:r>
      <w:r>
        <w:rPr>
          <w:rFonts w:ascii="Times New Roman" w:hAnsi="Times New Roman" w:cs="Times New Roman"/>
        </w:rPr>
        <w:t>and let the competitor abundance</w:t>
      </w:r>
      <w:r w:rsidR="00A074EE">
        <w:rPr>
          <w:rFonts w:ascii="Times New Roman" w:hAnsi="Times New Roman" w:cs="Times New Roman"/>
        </w:rPr>
        <w:t xml:space="preserve"> </w:t>
      </w:r>
      <w:r>
        <w:rPr>
          <w:rFonts w:ascii="Times New Roman" w:hAnsi="Times New Roman" w:cs="Times New Roman"/>
        </w:rPr>
        <w:t>be determined similarly,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7A80C74" w14:textId="0AA4035D" w:rsidR="00A10B83" w:rsidRPr="000A7835" w:rsidRDefault="00181AB9" w:rsidP="00A10B83">
            <w:pPr>
              <w:pStyle w:val="Caption"/>
              <w:jc w:val="center"/>
              <w:rPr>
                <w:rFonts w:ascii="Times New Roman" w:hAnsi="Times New Roman"/>
                <w:b w:val="0"/>
                <w:color w:val="auto"/>
                <w:sz w:val="24"/>
                <w:szCs w:val="24"/>
              </w:rPr>
            </w:pPr>
            <m:oMath>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ctrlPr>
                    <w:rPr>
                      <w:rFonts w:ascii="Cambria Math" w:hAnsi="Cambria Math"/>
                      <w:b w:val="0"/>
                      <w:i/>
                      <w:color w:val="auto"/>
                      <w:sz w:val="24"/>
                      <w:szCs w:val="24"/>
                    </w:rPr>
                  </m:ctrlPr>
                </m:e>
                <m:sub>
                  <m:r>
                    <m:rPr>
                      <m:sty m:val="b"/>
                    </m:rPr>
                    <w:rPr>
                      <w:rFonts w:ascii="Cambria Math" w:hAnsi="Cambria Math"/>
                      <w:color w:val="auto"/>
                      <w:sz w:val="24"/>
                      <w:szCs w:val="24"/>
                    </w:rPr>
                    <m:t>F</m:t>
                  </m:r>
                </m:sub>
                <m:sup>
                  <m:r>
                    <m:rPr>
                      <m:sty m:val="b"/>
                    </m:rPr>
                    <w:rPr>
                      <w:rFonts w:ascii="Cambria Math" w:hAnsi="Cambria Math"/>
                      <w:color w:val="auto"/>
                      <w:sz w:val="24"/>
                      <w:szCs w:val="24"/>
                    </w:rPr>
                    <m:t>*</m:t>
                  </m:r>
                </m:sup>
              </m:sSubSup>
              <m:r>
                <m:rPr>
                  <m:sty m:val="b"/>
                </m:rPr>
                <w:rPr>
                  <w:rFonts w:ascii="Cambria Math" w:hAnsi="Cambria Math"/>
                  <w:color w:val="auto"/>
                  <w:sz w:val="24"/>
                  <w:szCs w:val="24"/>
                </w:rPr>
                <m:t>=</m:t>
              </m:r>
              <m:r>
                <m:rPr>
                  <m:sty m:val="bi"/>
                </m:rPr>
                <w:rPr>
                  <w:rFonts w:ascii="Cambria Math" w:hAnsi="Cambria Math"/>
                  <w:color w:val="auto"/>
                  <w:sz w:val="24"/>
                  <w:szCs w:val="24"/>
                </w:rPr>
                <m:t xml:space="preserve">f( 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r w:rsidR="00A10B83" w:rsidRPr="000A7835" w14:paraId="7B4F1D1A" w14:textId="77777777" w:rsidTr="00A10B83">
        <w:tc>
          <w:tcPr>
            <w:tcW w:w="734" w:type="dxa"/>
          </w:tcPr>
          <w:p w14:paraId="48237004"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128D23BF" w14:textId="56372293" w:rsidR="00A10B83" w:rsidRPr="000A7835" w:rsidRDefault="00181AB9" w:rsidP="00A10B83">
            <w:pPr>
              <w:pStyle w:val="Caption"/>
              <w:jc w:val="center"/>
              <w:rPr>
                <w:rFonts w:ascii="Times New Roman" w:hAnsi="Times New Roman"/>
                <w:b w:val="0"/>
                <w:color w:val="auto"/>
                <w:sz w:val="24"/>
                <w:szCs w:val="24"/>
              </w:rPr>
            </w:pPr>
            <m:oMath>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 xml:space="preserve">=g(S, </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ctrlPr>
                    <w:rPr>
                      <w:rFonts w:ascii="Cambria Math" w:hAnsi="Cambria Math"/>
                      <w:b w:val="0"/>
                      <w:color w:val="auto"/>
                      <w:sz w:val="24"/>
                      <w:szCs w:val="24"/>
                    </w:rPr>
                  </m:ctrlP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oMath>
            <w:r w:rsidR="00A10B83" w:rsidRPr="000A7835">
              <w:rPr>
                <w:rFonts w:ascii="Times New Roman" w:hAnsi="Times New Roman"/>
                <w:b w:val="0"/>
                <w:color w:val="auto"/>
                <w:sz w:val="24"/>
                <w:szCs w:val="24"/>
              </w:rPr>
              <w:t>.</w:t>
            </w:r>
          </w:p>
        </w:tc>
        <w:tc>
          <w:tcPr>
            <w:tcW w:w="868" w:type="dxa"/>
          </w:tcPr>
          <w:p w14:paraId="4BA10524" w14:textId="3C16CAA0"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3</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651E5E42"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the </w:t>
      </w:r>
      <w:r w:rsidR="008C06D1">
        <w:rPr>
          <w:rFonts w:ascii="Times New Roman" w:hAnsi="Times New Roman" w:cs="Times New Roman"/>
        </w:rPr>
        <w:t xml:space="preserve">sensitivity </w:t>
      </w:r>
      <w:r>
        <w:rPr>
          <w:rFonts w:ascii="Times New Roman" w:hAnsi="Times New Roman" w:cs="Times New Roman"/>
        </w:rPr>
        <w:t xml:space="preserve">of the </w:t>
      </w:r>
      <w:r w:rsidR="008C06D1">
        <w:rPr>
          <w:rFonts w:ascii="Times New Roman" w:hAnsi="Times New Roman" w:cs="Times New Roman"/>
        </w:rPr>
        <w:t xml:space="preserve">equilibrium of the </w:t>
      </w:r>
      <w:r>
        <w:rPr>
          <w:rFonts w:ascii="Times New Roman" w:hAnsi="Times New Roman" w:cs="Times New Roman"/>
        </w:rPr>
        <w:t>focal species</w:t>
      </w:r>
      <w:r w:rsidR="008C06D1">
        <w:rPr>
          <w:rFonts w:ascii="Times New Roman" w:hAnsi="Times New Roman" w:cs="Times New Roman"/>
        </w:rPr>
        <w:t xml:space="preserve"> to a change in resource supply rate </w:t>
      </w:r>
      <w:r w:rsidR="008C06D1" w:rsidRPr="00D72E42">
        <w:rPr>
          <w:rFonts w:ascii="Times New Roman" w:hAnsi="Times New Roman" w:cs="Times New Roman"/>
          <w:i/>
        </w:rPr>
        <w:t>S</w:t>
      </w:r>
      <w:r>
        <w:rPr>
          <w:rFonts w:ascii="Times New Roman" w:hAnsi="Times New Roman" w:cs="Times New Roman"/>
        </w:rPr>
        <w:t xml:space="preserve">, given by the derivative </w:t>
      </w:r>
      <m:oMath>
        <m:r>
          <w:rPr>
            <w:rFonts w:ascii="Cambria Math" w:hAnsi="Cambria Math"/>
          </w:rPr>
          <m:t>d</m:t>
        </m:r>
        <m:sSubSup>
          <m:sSubSupPr>
            <m:ctrlPr>
              <w:ins w:id="2" w:author="Andrew Kleinhesselink" w:date="2015-05-12T21:30:00Z">
                <w:rPr>
                  <w:rFonts w:ascii="Cambria Math" w:hAnsi="Cambria Math"/>
                  <w:i/>
                </w:rPr>
              </w:ins>
            </m:ctrlPr>
          </m:sSubSupPr>
          <m:e>
            <w:ins w:id="3" w:author="Andrew Kleinhesselink" w:date="2015-05-12T21:30:00Z">
              <m:r>
                <w:rPr>
                  <w:rFonts w:ascii="Cambria Math" w:hAnsi="Cambria Math"/>
                </w:rPr>
                <m:t>N</m:t>
              </m:r>
            </w:ins>
          </m:e>
          <m:sub>
            <w:ins w:id="4" w:author="Andrew Kleinhesselink" w:date="2015-05-12T21:30:00Z">
              <m:r>
                <w:rPr>
                  <w:rFonts w:ascii="Cambria Math" w:hAnsi="Cambria Math"/>
                </w:rPr>
                <m:t>F</m:t>
              </m:r>
            </w:ins>
          </m:sub>
          <m:sup>
            <w:ins w:id="5" w:author="Andrew Kleinhesselink" w:date="2015-05-12T21:30:00Z">
              <m:r>
                <w:rPr>
                  <w:rFonts w:ascii="Cambria Math" w:hAnsi="Cambria Math"/>
                </w:rPr>
                <m:t>*</m:t>
              </m:r>
            </w:ins>
          </m:sup>
        </m:sSubSup>
        <w:del w:id="6" w:author="Andrew Kleinhesselink" w:date="2015-05-12T21:30:00Z">
          <m:r>
            <w:rPr>
              <w:rFonts w:ascii="Cambria Math" w:hAnsi="Cambria Math"/>
            </w:rPr>
            <m:t>f</m:t>
          </m:r>
        </w:del>
        <m:r>
          <w:rPr>
            <w:rFonts w:ascii="Cambria Math" w:hAnsi="Cambria Math"/>
          </w:rPr>
          <m:t>/dS</m:t>
        </m:r>
      </m:oMath>
      <w:r>
        <w:rPr>
          <w:rFonts w:ascii="Times New Roman" w:hAnsi="Times New Roman" w:cs="Times New Roman"/>
        </w:rPr>
        <w:t>.  This derivative</w:t>
      </w:r>
      <w:r w:rsidR="00494362">
        <w:rPr>
          <w:rFonts w:ascii="Times New Roman" w:hAnsi="Times New Roman" w:cs="Times New Roman"/>
        </w:rPr>
        <w:t xml:space="preserve"> is the net effect of a change in </w:t>
      </w:r>
      <w:r w:rsidR="00494362" w:rsidRPr="006101C8">
        <w:rPr>
          <w:rFonts w:ascii="Times New Roman" w:hAnsi="Times New Roman" w:cs="Times New Roman"/>
          <w:i/>
        </w:rPr>
        <w:t>S</w:t>
      </w:r>
      <w:r w:rsidR="00494362">
        <w:rPr>
          <w:rFonts w:ascii="Times New Roman" w:hAnsi="Times New Roman" w:cs="Times New Roman"/>
        </w:rPr>
        <w:t xml:space="preserve"> and is</w:t>
      </w:r>
      <w:r>
        <w:rPr>
          <w:rFonts w:ascii="Times New Roman" w:hAnsi="Times New Roman" w:cs="Times New Roman"/>
        </w:rPr>
        <w:t xml:space="preserve"> dependent directly on function </w:t>
      </w:r>
      <w:r w:rsidRPr="00A546E3">
        <w:rPr>
          <w:rFonts w:ascii="Times New Roman" w:hAnsi="Times New Roman" w:cs="Times New Roman"/>
          <w:i/>
        </w:rPr>
        <w:t>f</w:t>
      </w:r>
      <w:r>
        <w:rPr>
          <w:rFonts w:ascii="Times New Roman" w:hAnsi="Times New Roman" w:cs="Times New Roman"/>
        </w:rPr>
        <w:t xml:space="preserve"> and indirectly on function </w:t>
      </w:r>
      <w:r w:rsidRPr="00A546E3">
        <w:rPr>
          <w:rFonts w:ascii="Times New Roman" w:hAnsi="Times New Roman" w:cs="Times New Roman"/>
          <w:i/>
        </w:rPr>
        <w:t>g</w:t>
      </w:r>
      <w:r w:rsidR="008C06D1">
        <w:rPr>
          <w:rFonts w:ascii="Times New Roman" w:hAnsi="Times New Roman" w:cs="Times New Roman"/>
          <w:i/>
        </w:rPr>
        <w:t>.</w:t>
      </w:r>
      <w:r w:rsidR="008C06D1">
        <w:rPr>
          <w:rFonts w:ascii="Times New Roman" w:hAnsi="Times New Roman" w:cs="Times New Roman"/>
        </w:rPr>
        <w:t xml:space="preserve">  </w:t>
      </w:r>
      <w:r>
        <w:rPr>
          <w:rFonts w:ascii="Times New Roman" w:hAnsi="Times New Roman" w:cs="Times New Roman"/>
        </w:rPr>
        <w:t>Thus</w:t>
      </w:r>
      <w:r w:rsidR="00E41937">
        <w:rPr>
          <w:rFonts w:ascii="Times New Roman" w:hAnsi="Times New Roman" w:cs="Times New Roman"/>
        </w:rPr>
        <w:t>,</w:t>
      </w:r>
      <w:r>
        <w:rPr>
          <w:rFonts w:ascii="Times New Roman" w:hAnsi="Times New Roman" w:cs="Times New Roman"/>
        </w:rPr>
        <w:t xml:space="preserve"> we can apply the chain rule and the definition of the total derivative to determine the net effect</w:t>
      </w:r>
      <w:r w:rsidR="008C06D1">
        <w:rPr>
          <w:rFonts w:ascii="Times New Roman" w:hAnsi="Times New Roman" w:cs="Times New Roman"/>
        </w:rPr>
        <w:t xml:space="preserve"> </w:t>
      </w:r>
      <w:r w:rsidR="006101C8">
        <w:rPr>
          <w:rFonts w:ascii="Times New Roman" w:hAnsi="Times New Roman" w:cs="Times New Roman"/>
          <w:noProof/>
        </w:rPr>
        <w:t>(Chiang 1984</w:t>
      </w:r>
      <w:r w:rsidR="00A074EE">
        <w:rPr>
          <w:rFonts w:ascii="Times New Roman" w:hAnsi="Times New Roman" w:cs="Times New Roman"/>
          <w:noProof/>
        </w:rPr>
        <w:t xml:space="preserve"> p. 198</w:t>
      </w:r>
      <w:r w:rsidR="006101C8">
        <w:rPr>
          <w:rFonts w:ascii="Times New Roman" w:hAnsi="Times New Roman" w:cs="Times New Roman"/>
          <w:noProof/>
        </w:rPr>
        <w:t>)</w:t>
      </w:r>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6CD5DA90" w:rsidR="00A10B83" w:rsidRPr="00726BEC" w:rsidRDefault="00181AB9" w:rsidP="00181AB9">
            <w:pPr>
              <w:pStyle w:val="Caption"/>
              <w:jc w:val="center"/>
              <w:rPr>
                <w:rFonts w:ascii="Times New Roman" w:hAnsi="Times New Roman"/>
                <w:b w:val="0"/>
                <w:color w:val="auto"/>
                <w:sz w:val="24"/>
                <w:szCs w:val="24"/>
              </w:rPr>
            </w:pPr>
            <w:ins w:id="7" w:author="Andrew Kleinhesselink" w:date="2015-05-12T21:30:00Z">
              <m:oMathPara>
                <m:oMath>
                  <m:r>
                    <w:rPr>
                      <w:rFonts w:ascii="Cambria Math" w:hAnsi="Cambria Math"/>
                      <w:color w:val="auto"/>
                      <w:sz w:val="24"/>
                      <w:szCs w:val="24"/>
                    </w:rPr>
                    <m:t>d</m:t>
                  </m:r>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F</m:t>
                      </m:r>
                    </m:sub>
                    <m:sup>
                      <m:r>
                        <w:rPr>
                          <w:rFonts w:ascii="Cambria Math" w:hAnsi="Cambria Math"/>
                          <w:color w:val="auto"/>
                          <w:sz w:val="24"/>
                          <w:szCs w:val="24"/>
                        </w:rPr>
                        <m:t>*</m:t>
                      </m:r>
                    </m:sup>
                  </m:sSubSup>
                  <m:r>
                    <w:rPr>
                      <w:rFonts w:ascii="Cambria Math" w:hAnsi="Cambria Math"/>
                      <w:color w:val="auto"/>
                      <w:sz w:val="24"/>
                      <w:szCs w:val="24"/>
                    </w:rPr>
                    <m:t>/dS</m:t>
                  </m:r>
                </m:oMath>
              </m:oMathPara>
            </w:ins>
            <m:oMathPara>
              <m:oMath>
                <m:f>
                  <m:fPr>
                    <m:ctrlPr>
                      <w:del w:id="8" w:author="Andrew Kleinhesselink" w:date="2015-05-12T21:30:00Z">
                        <w:rPr>
                          <w:rFonts w:ascii="Cambria Math" w:hAnsi="Cambria Math"/>
                          <w:b w:val="0"/>
                          <w:i/>
                          <w:color w:val="auto"/>
                          <w:sz w:val="24"/>
                          <w:szCs w:val="24"/>
                        </w:rPr>
                      </w:del>
                    </m:ctrlPr>
                  </m:fPr>
                  <m:num>
                    <w:del w:id="9" w:author="Andrew Kleinhesselink" w:date="2015-05-12T21:30:00Z">
                      <m:r>
                        <m:rPr>
                          <m:sty m:val="bi"/>
                        </m:rPr>
                        <w:rPr>
                          <w:rFonts w:ascii="Cambria Math" w:hAnsi="Cambria Math"/>
                          <w:color w:val="auto"/>
                          <w:sz w:val="24"/>
                          <w:szCs w:val="24"/>
                        </w:rPr>
                        <m:t>df</m:t>
                      </m:r>
                    </w:del>
                  </m:num>
                  <m:den>
                    <w:del w:id="10" w:author="Andrew Kleinhesselink" w:date="2015-05-12T21:30:00Z">
                      <m:r>
                        <m:rPr>
                          <m:sty m:val="bi"/>
                        </m:rPr>
                        <w:rPr>
                          <w:rFonts w:ascii="Cambria Math" w:hAnsi="Cambria Math"/>
                          <w:color w:val="auto"/>
                          <w:sz w:val="24"/>
                          <w:szCs w:val="24"/>
                        </w:rPr>
                        <m:t>dS</m:t>
                      </m:r>
                    </w:del>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ins w:id="11" w:author="Andrew Kleinhesselink" w:date="2015-05-12T21:31:00Z">
                                <w:rPr>
                                  <w:rFonts w:ascii="Cambria Math" w:hAnsi="Cambria Math"/>
                                  <w:b w:val="0"/>
                                  <w:i/>
                                  <w:color w:val="auto"/>
                                  <w:sz w:val="24"/>
                                  <w:szCs w:val="24"/>
                                </w:rPr>
                              </w:ins>
                            </m:ctrlPr>
                          </m:sSubSupPr>
                          <m:e>
                            <w:ins w:id="12" w:author="Andrew Kleinhesselink" w:date="2015-05-12T21:31:00Z">
                              <m:r>
                                <w:rPr>
                                  <w:rFonts w:ascii="Cambria Math" w:hAnsi="Cambria Math"/>
                                  <w:color w:val="auto"/>
                                  <w:sz w:val="24"/>
                                  <w:szCs w:val="24"/>
                                </w:rPr>
                                <m:t>N</m:t>
                              </m:r>
                            </w:ins>
                          </m:e>
                          <m:sub>
                            <w:ins w:id="13" w:author="Andrew Kleinhesselink" w:date="2015-05-12T21:31:00Z">
                              <m:r>
                                <w:rPr>
                                  <w:rFonts w:ascii="Cambria Math" w:hAnsi="Cambria Math"/>
                                  <w:color w:val="auto"/>
                                  <w:sz w:val="24"/>
                                  <w:szCs w:val="24"/>
                                </w:rPr>
                                <m:t>F</m:t>
                              </m:r>
                            </w:ins>
                          </m:sub>
                          <m:sup>
                            <w:ins w:id="14" w:author="Andrew Kleinhesselink" w:date="2015-05-12T21:31:00Z">
                              <m:r>
                                <w:rPr>
                                  <w:rFonts w:ascii="Cambria Math" w:hAnsi="Cambria Math"/>
                                  <w:color w:val="auto"/>
                                  <w:sz w:val="24"/>
                                  <w:szCs w:val="24"/>
                                </w:rPr>
                                <m:t>*</m:t>
                              </m:r>
                            </w:ins>
                          </m:sup>
                        </m:sSubSup>
                        <w:del w:id="15" w:author="Andrew Kleinhesselink" w:date="2015-05-12T21:31:00Z">
                          <m:r>
                            <m:rPr>
                              <m:sty m:val="bi"/>
                            </m:rPr>
                            <w:rPr>
                              <w:rFonts w:ascii="Cambria Math" w:hAnsi="Cambria Math"/>
                              <w:color w:val="auto"/>
                              <w:sz w:val="24"/>
                              <w:szCs w:val="24"/>
                            </w:rPr>
                            <m:t>f</m:t>
                          </m:r>
                        </w:del>
                      </m:num>
                      <m:den>
                        <m:r>
                          <m:rPr>
                            <m:sty m:val="bi"/>
                          </m:rPr>
                          <w:rPr>
                            <w:rFonts w:ascii="Cambria Math" w:hAnsi="Cambria Math"/>
                            <w:color w:val="auto"/>
                            <w:sz w:val="24"/>
                            <w:szCs w:val="24"/>
                          </w:rPr>
                          <m:t>δS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ins w:id="16" w:author="Andrew Kleinhesselink" w:date="2015-05-12T21:31:00Z">
                                <w:rPr>
                                  <w:rFonts w:ascii="Cambria Math" w:hAnsi="Cambria Math"/>
                                  <w:b w:val="0"/>
                                  <w:i/>
                                  <w:color w:val="auto"/>
                                  <w:sz w:val="24"/>
                                  <w:szCs w:val="24"/>
                                </w:rPr>
                              </w:ins>
                            </m:ctrlPr>
                          </m:sSubSupPr>
                          <m:e>
                            <w:ins w:id="17" w:author="Andrew Kleinhesselink" w:date="2015-05-12T21:31:00Z">
                              <m:r>
                                <w:rPr>
                                  <w:rFonts w:ascii="Cambria Math" w:hAnsi="Cambria Math"/>
                                  <w:color w:val="auto"/>
                                  <w:sz w:val="24"/>
                                  <w:szCs w:val="24"/>
                                </w:rPr>
                                <m:t>N</m:t>
                              </m:r>
                            </w:ins>
                          </m:e>
                          <m:sub>
                            <w:ins w:id="18" w:author="Andrew Kleinhesselink" w:date="2015-05-12T21:31:00Z">
                              <m:r>
                                <w:rPr>
                                  <w:rFonts w:ascii="Cambria Math" w:hAnsi="Cambria Math"/>
                                  <w:color w:val="auto"/>
                                  <w:sz w:val="24"/>
                                  <w:szCs w:val="24"/>
                                </w:rPr>
                                <m:t>F</m:t>
                              </m:r>
                            </w:ins>
                          </m:sub>
                          <m:sup>
                            <w:ins w:id="19" w:author="Andrew Kleinhesselink" w:date="2015-05-12T21:31:00Z">
                              <m:r>
                                <w:rPr>
                                  <w:rFonts w:ascii="Cambria Math" w:hAnsi="Cambria Math"/>
                                  <w:color w:val="auto"/>
                                  <w:sz w:val="24"/>
                                  <w:szCs w:val="24"/>
                                </w:rPr>
                                <m:t>*</m:t>
                              </m:r>
                            </w:ins>
                          </m:sup>
                        </m:sSubSup>
                        <w:del w:id="20" w:author="Andrew Kleinhesselink" w:date="2015-05-12T21:31:00Z">
                          <m:r>
                            <m:rPr>
                              <m:sty m:val="bi"/>
                            </m:rPr>
                            <w:rPr>
                              <w:rFonts w:ascii="Cambria Math" w:hAnsi="Cambria Math"/>
                              <w:color w:val="auto"/>
                              <w:sz w:val="24"/>
                              <w:szCs w:val="24"/>
                            </w:rPr>
                            <m:t>f</m:t>
                          </m:r>
                        </w:del>
                      </m:num>
                      <m:den>
                        <m:r>
                          <m:rPr>
                            <m:sty m:val="bi"/>
                          </m:rPr>
                          <w:rPr>
                            <w:rFonts w:ascii="Cambria Math" w:hAnsi="Cambria Math"/>
                            <w:color w:val="auto"/>
                            <w:sz w:val="24"/>
                            <w:szCs w:val="24"/>
                          </w:rPr>
                          <m:t>δ</m:t>
                        </m:r>
                        <m:sSubSup>
                          <m:sSubSupPr>
                            <m:ctrlPr>
                              <w:ins w:id="21" w:author="Andrew Kleinhesselink" w:date="2015-05-12T21:31:00Z">
                                <w:rPr>
                                  <w:rFonts w:ascii="Cambria Math" w:hAnsi="Cambria Math"/>
                                  <w:b w:val="0"/>
                                  <w:i/>
                                  <w:color w:val="auto"/>
                                  <w:sz w:val="24"/>
                                  <w:szCs w:val="24"/>
                                </w:rPr>
                              </w:ins>
                            </m:ctrlPr>
                          </m:sSubSupPr>
                          <m:e>
                            <w:ins w:id="22" w:author="Andrew Kleinhesselink" w:date="2015-05-12T21:31:00Z">
                              <m:r>
                                <m:rPr>
                                  <m:sty m:val="bi"/>
                                </m:rPr>
                                <w:rPr>
                                  <w:rFonts w:ascii="Cambria Math" w:hAnsi="Cambria Math"/>
                                  <w:color w:val="auto"/>
                                  <w:sz w:val="24"/>
                                  <w:szCs w:val="24"/>
                                </w:rPr>
                                <m:t>N</m:t>
                              </m:r>
                            </w:ins>
                          </m:e>
                          <m:sub>
                            <w:ins w:id="23" w:author="Andrew Kleinhesselink" w:date="2015-05-12T21:31:00Z">
                              <m:r>
                                <m:rPr>
                                  <m:sty m:val="b"/>
                                </m:rPr>
                                <w:rPr>
                                  <w:rFonts w:ascii="Cambria Math" w:hAnsi="Cambria Math"/>
                                  <w:color w:val="auto"/>
                                  <w:sz w:val="24"/>
                                  <w:szCs w:val="24"/>
                                </w:rPr>
                                <m:t>C</m:t>
                              </m:r>
                            </w:ins>
                            <m:ctrlPr>
                              <w:ins w:id="24" w:author="Andrew Kleinhesselink" w:date="2015-05-12T21:31:00Z">
                                <w:rPr>
                                  <w:rFonts w:ascii="Cambria Math" w:hAnsi="Cambria Math"/>
                                  <w:b w:val="0"/>
                                  <w:color w:val="auto"/>
                                  <w:sz w:val="24"/>
                                  <w:szCs w:val="24"/>
                                </w:rPr>
                              </w:ins>
                            </m:ctrlPr>
                          </m:sub>
                          <m:sup>
                            <w:ins w:id="25" w:author="Andrew Kleinhesselink" w:date="2015-05-12T21:31:00Z">
                              <m:r>
                                <m:rPr>
                                  <m:sty m:val="bi"/>
                                </m:rPr>
                                <w:rPr>
                                  <w:rFonts w:ascii="Cambria Math" w:hAnsi="Cambria Math"/>
                                  <w:color w:val="auto"/>
                                  <w:sz w:val="24"/>
                                  <w:szCs w:val="24"/>
                                </w:rPr>
                                <m:t>*</m:t>
                              </m:r>
                            </w:ins>
                          </m:sup>
                        </m:sSubSup>
                        <w:del w:id="26" w:author="Andrew Kleinhesselink" w:date="2015-05-12T21:31:00Z">
                          <m:r>
                            <m:rPr>
                              <m:sty m:val="bi"/>
                            </m:rPr>
                            <w:rPr>
                              <w:rFonts w:ascii="Cambria Math" w:hAnsi="Cambria Math"/>
                              <w:color w:val="auto"/>
                              <w:sz w:val="24"/>
                              <w:szCs w:val="24"/>
                            </w:rPr>
                            <m:t>g</m:t>
                          </m:r>
                        </w:del>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ins w:id="27" w:author="Andrew Kleinhesselink" w:date="2015-05-12T21:31:00Z">
                                <w:rPr>
                                  <w:rFonts w:ascii="Cambria Math" w:hAnsi="Cambria Math"/>
                                  <w:b w:val="0"/>
                                  <w:i/>
                                  <w:color w:val="auto"/>
                                  <w:sz w:val="24"/>
                                  <w:szCs w:val="24"/>
                                </w:rPr>
                              </w:ins>
                            </m:ctrlPr>
                          </m:sSubSupPr>
                          <m:e>
                            <w:ins w:id="28" w:author="Andrew Kleinhesselink" w:date="2015-05-12T21:31:00Z">
                              <m:r>
                                <m:rPr>
                                  <m:sty m:val="bi"/>
                                </m:rPr>
                                <w:rPr>
                                  <w:rFonts w:ascii="Cambria Math" w:hAnsi="Cambria Math"/>
                                  <w:color w:val="auto"/>
                                  <w:sz w:val="24"/>
                                  <w:szCs w:val="24"/>
                                </w:rPr>
                                <m:t>N</m:t>
                              </m:r>
                            </w:ins>
                          </m:e>
                          <m:sub>
                            <w:ins w:id="29" w:author="Andrew Kleinhesselink" w:date="2015-05-12T21:31:00Z">
                              <m:r>
                                <m:rPr>
                                  <m:sty m:val="b"/>
                                </m:rPr>
                                <w:rPr>
                                  <w:rFonts w:ascii="Cambria Math" w:hAnsi="Cambria Math"/>
                                  <w:color w:val="auto"/>
                                  <w:sz w:val="24"/>
                                  <w:szCs w:val="24"/>
                                </w:rPr>
                                <m:t>C</m:t>
                              </m:r>
                            </w:ins>
                            <m:ctrlPr>
                              <w:ins w:id="30" w:author="Andrew Kleinhesselink" w:date="2015-05-12T21:31:00Z">
                                <w:rPr>
                                  <w:rFonts w:ascii="Cambria Math" w:hAnsi="Cambria Math"/>
                                  <w:b w:val="0"/>
                                  <w:color w:val="auto"/>
                                  <w:sz w:val="24"/>
                                  <w:szCs w:val="24"/>
                                </w:rPr>
                              </w:ins>
                            </m:ctrlPr>
                          </m:sub>
                          <m:sup>
                            <w:ins w:id="31" w:author="Andrew Kleinhesselink" w:date="2015-05-12T21:31:00Z">
                              <m:r>
                                <m:rPr>
                                  <m:sty m:val="bi"/>
                                </m:rPr>
                                <w:rPr>
                                  <w:rFonts w:ascii="Cambria Math" w:hAnsi="Cambria Math"/>
                                  <w:color w:val="auto"/>
                                  <w:sz w:val="24"/>
                                  <w:szCs w:val="24"/>
                                </w:rPr>
                                <m:t>*</m:t>
                              </m:r>
                            </w:ins>
                          </m:sup>
                        </m:sSubSup>
                        <w:del w:id="32" w:author="Andrew Kleinhesselink" w:date="2015-05-12T21:31:00Z">
                          <m:r>
                            <m:rPr>
                              <m:sty m:val="bi"/>
                            </m:rPr>
                            <w:rPr>
                              <w:rFonts w:ascii="Cambria Math" w:hAnsi="Cambria Math"/>
                              <w:color w:val="auto"/>
                              <w:sz w:val="24"/>
                              <w:szCs w:val="24"/>
                            </w:rPr>
                            <m:t>g</m:t>
                          </m:r>
                        </w:del>
                      </m:num>
                      <m:den>
                        <m:r>
                          <m:rPr>
                            <m:sty m:val="bi"/>
                          </m:rPr>
                          <w:rPr>
                            <w:rFonts w:ascii="Cambria Math" w:hAnsi="Cambria Math"/>
                            <w:color w:val="auto"/>
                            <w:sz w:val="24"/>
                            <w:szCs w:val="24"/>
                          </w:rPr>
                          <m:t>δS</m:t>
                        </m:r>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ins w:id="33" w:author="Andrew Kleinhesselink" w:date="2015-05-12T21:31:00Z">
                                    <w:rPr>
                                      <w:rFonts w:ascii="Cambria Math" w:hAnsi="Cambria Math"/>
                                      <w:b w:val="0"/>
                                      <w:i/>
                                      <w:color w:val="auto"/>
                                      <w:sz w:val="24"/>
                                      <w:szCs w:val="24"/>
                                    </w:rPr>
                                  </w:ins>
                                </m:ctrlPr>
                              </m:sSubSupPr>
                              <m:e>
                                <w:ins w:id="34" w:author="Andrew Kleinhesselink" w:date="2015-05-12T21:31:00Z">
                                  <m:r>
                                    <m:rPr>
                                      <m:sty m:val="bi"/>
                                    </m:rPr>
                                    <w:rPr>
                                      <w:rFonts w:ascii="Cambria Math" w:hAnsi="Cambria Math"/>
                                      <w:color w:val="auto"/>
                                      <w:sz w:val="24"/>
                                      <w:szCs w:val="24"/>
                                    </w:rPr>
                                    <m:t>N</m:t>
                                  </m:r>
                                </w:ins>
                              </m:e>
                              <m:sub>
                                <w:ins w:id="35" w:author="Andrew Kleinhesselink" w:date="2015-05-12T21:31:00Z">
                                  <m:r>
                                    <m:rPr>
                                      <m:sty m:val="b"/>
                                    </m:rPr>
                                    <w:rPr>
                                      <w:rFonts w:ascii="Cambria Math" w:hAnsi="Cambria Math"/>
                                      <w:color w:val="auto"/>
                                      <w:sz w:val="24"/>
                                      <w:szCs w:val="24"/>
                                    </w:rPr>
                                    <m:t>C</m:t>
                                  </m:r>
                                </w:ins>
                                <m:ctrlPr>
                                  <w:ins w:id="36" w:author="Andrew Kleinhesselink" w:date="2015-05-12T21:31:00Z">
                                    <w:rPr>
                                      <w:rFonts w:ascii="Cambria Math" w:hAnsi="Cambria Math"/>
                                      <w:b w:val="0"/>
                                      <w:color w:val="auto"/>
                                      <w:sz w:val="24"/>
                                      <w:szCs w:val="24"/>
                                    </w:rPr>
                                  </w:ins>
                                </m:ctrlPr>
                              </m:sub>
                              <m:sup>
                                <w:ins w:id="37" w:author="Andrew Kleinhesselink" w:date="2015-05-12T21:31:00Z">
                                  <m:r>
                                    <m:rPr>
                                      <m:sty m:val="bi"/>
                                    </m:rPr>
                                    <w:rPr>
                                      <w:rFonts w:ascii="Cambria Math" w:hAnsi="Cambria Math"/>
                                      <w:color w:val="auto"/>
                                      <w:sz w:val="24"/>
                                      <w:szCs w:val="24"/>
                                    </w:rPr>
                                    <m:t>*</m:t>
                                  </m:r>
                                </w:ins>
                              </m:sup>
                            </m:sSubSup>
                            <w:del w:id="38" w:author="Andrew Kleinhesselink" w:date="2015-05-12T21:31:00Z">
                              <m:r>
                                <m:rPr>
                                  <m:sty m:val="bi"/>
                                </m:rPr>
                                <w:rPr>
                                  <w:rFonts w:ascii="Cambria Math" w:hAnsi="Cambria Math"/>
                                  <w:color w:val="auto"/>
                                  <w:sz w:val="24"/>
                                  <w:szCs w:val="24"/>
                                </w:rPr>
                                <m:t>g</m:t>
                              </m:r>
                            </w:del>
                          </m:num>
                          <m:den>
                            <m:r>
                              <m:rPr>
                                <m:sty m:val="bi"/>
                              </m:rPr>
                              <w:rPr>
                                <w:rFonts w:ascii="Cambria Math" w:hAnsi="Cambria Math"/>
                                <w:color w:val="auto"/>
                                <w:sz w:val="24"/>
                                <w:szCs w:val="24"/>
                              </w:rPr>
                              <m:t>δ</m:t>
                            </m:r>
                            <m:sSubSup>
                              <m:sSubSupPr>
                                <m:ctrlPr>
                                  <w:ins w:id="39" w:author="Andrew Kleinhesselink" w:date="2015-05-12T21:31:00Z">
                                    <w:rPr>
                                      <w:rFonts w:ascii="Cambria Math" w:hAnsi="Cambria Math"/>
                                      <w:b w:val="0"/>
                                      <w:i/>
                                      <w:color w:val="auto"/>
                                      <w:sz w:val="24"/>
                                      <w:szCs w:val="24"/>
                                    </w:rPr>
                                  </w:ins>
                                </m:ctrlPr>
                              </m:sSubSupPr>
                              <m:e>
                                <w:ins w:id="40" w:author="Andrew Kleinhesselink" w:date="2015-05-12T21:31:00Z">
                                  <m:r>
                                    <w:rPr>
                                      <w:rFonts w:ascii="Cambria Math" w:hAnsi="Cambria Math"/>
                                      <w:color w:val="auto"/>
                                      <w:sz w:val="24"/>
                                      <w:szCs w:val="24"/>
                                    </w:rPr>
                                    <m:t>N</m:t>
                                  </m:r>
                                </w:ins>
                              </m:e>
                              <m:sub>
                                <w:ins w:id="41" w:author="Andrew Kleinhesselink" w:date="2015-05-12T21:31:00Z">
                                  <m:r>
                                    <w:rPr>
                                      <w:rFonts w:ascii="Cambria Math" w:hAnsi="Cambria Math"/>
                                      <w:color w:val="auto"/>
                                      <w:sz w:val="24"/>
                                      <w:szCs w:val="24"/>
                                    </w:rPr>
                                    <m:t>F</m:t>
                                  </m:r>
                                </w:ins>
                              </m:sub>
                              <m:sup>
                                <w:ins w:id="42" w:author="Andrew Kleinhesselink" w:date="2015-05-12T21:31:00Z">
                                  <m:r>
                                    <w:rPr>
                                      <w:rFonts w:ascii="Cambria Math" w:hAnsi="Cambria Math"/>
                                      <w:color w:val="auto"/>
                                      <w:sz w:val="24"/>
                                      <w:szCs w:val="24"/>
                                    </w:rPr>
                                    <m:t>*</m:t>
                                  </m:r>
                                </w:ins>
                              </m:sup>
                            </m:sSubSup>
                            <w:del w:id="43" w:author="Andrew Kleinhesselink" w:date="2015-05-12T21:31:00Z">
                              <m:r>
                                <m:rPr>
                                  <m:sty m:val="bi"/>
                                </m:rPr>
                                <w:rPr>
                                  <w:rFonts w:ascii="Cambria Math" w:hAnsi="Cambria Math"/>
                                  <w:color w:val="auto"/>
                                  <w:sz w:val="24"/>
                                  <w:szCs w:val="24"/>
                                </w:rPr>
                                <m:t>f</m:t>
                              </m:r>
                            </w:del>
                          </m:den>
                        </m:f>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ins w:id="44" w:author="Andrew Kleinhesselink" w:date="2015-05-12T21:31:00Z">
                                    <w:rPr>
                                      <w:rFonts w:ascii="Cambria Math" w:hAnsi="Cambria Math"/>
                                      <w:b w:val="0"/>
                                      <w:i/>
                                      <w:color w:val="auto"/>
                                      <w:sz w:val="24"/>
                                      <w:szCs w:val="24"/>
                                    </w:rPr>
                                  </w:ins>
                                </m:ctrlPr>
                              </m:sSubSupPr>
                              <m:e>
                                <w:ins w:id="45" w:author="Andrew Kleinhesselink" w:date="2015-05-12T21:31:00Z">
                                  <m:r>
                                    <w:rPr>
                                      <w:rFonts w:ascii="Cambria Math" w:hAnsi="Cambria Math"/>
                                      <w:color w:val="auto"/>
                                      <w:sz w:val="24"/>
                                      <w:szCs w:val="24"/>
                                    </w:rPr>
                                    <m:t>N</m:t>
                                  </m:r>
                                </w:ins>
                              </m:e>
                              <m:sub>
                                <w:ins w:id="46" w:author="Andrew Kleinhesselink" w:date="2015-05-12T21:31:00Z">
                                  <m:r>
                                    <w:rPr>
                                      <w:rFonts w:ascii="Cambria Math" w:hAnsi="Cambria Math"/>
                                      <w:color w:val="auto"/>
                                      <w:sz w:val="24"/>
                                      <w:szCs w:val="24"/>
                                    </w:rPr>
                                    <m:t>F</m:t>
                                  </m:r>
                                </w:ins>
                              </m:sub>
                              <m:sup>
                                <w:ins w:id="47" w:author="Andrew Kleinhesselink" w:date="2015-05-12T21:31:00Z">
                                  <m:r>
                                    <w:rPr>
                                      <w:rFonts w:ascii="Cambria Math" w:hAnsi="Cambria Math"/>
                                      <w:color w:val="auto"/>
                                      <w:sz w:val="24"/>
                                      <w:szCs w:val="24"/>
                                    </w:rPr>
                                    <m:t>*</m:t>
                                  </m:r>
                                </w:ins>
                              </m:sup>
                            </m:sSubSup>
                            <w:del w:id="48" w:author="Andrew Kleinhesselink" w:date="2015-05-12T21:31:00Z">
                              <m:r>
                                <m:rPr>
                                  <m:sty m:val="bi"/>
                                </m:rPr>
                                <w:rPr>
                                  <w:rFonts w:ascii="Cambria Math" w:hAnsi="Cambria Math"/>
                                  <w:color w:val="auto"/>
                                  <w:sz w:val="24"/>
                                  <w:szCs w:val="24"/>
                                </w:rPr>
                                <m:t>f</m:t>
                              </m:r>
                            </w:del>
                          </m:num>
                          <m:den>
                            <m:r>
                              <m:rPr>
                                <m:sty m:val="bi"/>
                              </m:rPr>
                              <w:rPr>
                                <w:rFonts w:ascii="Cambria Math" w:hAnsi="Cambria Math"/>
                                <w:color w:val="auto"/>
                                <w:sz w:val="24"/>
                                <w:szCs w:val="24"/>
                              </w:rPr>
                              <m:t>δ</m:t>
                            </m:r>
                            <m:sSubSup>
                              <m:sSubSupPr>
                                <m:ctrlPr>
                                  <w:ins w:id="49" w:author="Andrew Kleinhesselink" w:date="2015-05-12T21:32:00Z">
                                    <w:rPr>
                                      <w:rFonts w:ascii="Cambria Math" w:hAnsi="Cambria Math"/>
                                      <w:b w:val="0"/>
                                      <w:i/>
                                      <w:color w:val="auto"/>
                                      <w:sz w:val="24"/>
                                      <w:szCs w:val="24"/>
                                    </w:rPr>
                                  </w:ins>
                                </m:ctrlPr>
                              </m:sSubSupPr>
                              <m:e>
                                <w:ins w:id="50" w:author="Andrew Kleinhesselink" w:date="2015-05-12T21:32:00Z">
                                  <m:r>
                                    <m:rPr>
                                      <m:sty m:val="bi"/>
                                    </m:rPr>
                                    <w:rPr>
                                      <w:rFonts w:ascii="Cambria Math" w:hAnsi="Cambria Math"/>
                                      <w:color w:val="auto"/>
                                      <w:sz w:val="24"/>
                                      <w:szCs w:val="24"/>
                                    </w:rPr>
                                    <m:t>N</m:t>
                                  </m:r>
                                </w:ins>
                              </m:e>
                              <m:sub>
                                <w:ins w:id="51" w:author="Andrew Kleinhesselink" w:date="2015-05-12T21:32:00Z">
                                  <m:r>
                                    <m:rPr>
                                      <m:sty m:val="b"/>
                                    </m:rPr>
                                    <w:rPr>
                                      <w:rFonts w:ascii="Cambria Math" w:hAnsi="Cambria Math"/>
                                      <w:color w:val="auto"/>
                                      <w:sz w:val="24"/>
                                      <w:szCs w:val="24"/>
                                    </w:rPr>
                                    <m:t>C</m:t>
                                  </m:r>
                                </w:ins>
                                <m:ctrlPr>
                                  <w:ins w:id="52" w:author="Andrew Kleinhesselink" w:date="2015-05-12T21:32:00Z">
                                    <w:rPr>
                                      <w:rFonts w:ascii="Cambria Math" w:hAnsi="Cambria Math"/>
                                      <w:b w:val="0"/>
                                      <w:color w:val="auto"/>
                                      <w:sz w:val="24"/>
                                      <w:szCs w:val="24"/>
                                    </w:rPr>
                                  </w:ins>
                                </m:ctrlPr>
                              </m:sub>
                              <m:sup>
                                <w:ins w:id="53" w:author="Andrew Kleinhesselink" w:date="2015-05-12T21:32:00Z">
                                  <m:r>
                                    <m:rPr>
                                      <m:sty m:val="bi"/>
                                    </m:rPr>
                                    <w:rPr>
                                      <w:rFonts w:ascii="Cambria Math" w:hAnsi="Cambria Math"/>
                                      <w:color w:val="auto"/>
                                      <w:sz w:val="24"/>
                                      <w:szCs w:val="24"/>
                                    </w:rPr>
                                    <m:t>*</m:t>
                                  </m:r>
                                </w:ins>
                              </m:sup>
                            </m:sSubSup>
                            <w:del w:id="54" w:author="Andrew Kleinhesselink" w:date="2015-05-12T21:32:00Z">
                              <m:r>
                                <m:rPr>
                                  <m:sty m:val="bi"/>
                                </m:rPr>
                                <w:rPr>
                                  <w:rFonts w:ascii="Cambria Math" w:hAnsi="Cambria Math"/>
                                  <w:color w:val="auto"/>
                                  <w:sz w:val="24"/>
                                  <w:szCs w:val="24"/>
                                </w:rPr>
                                <m:t>g</m:t>
                              </m:r>
                            </w:del>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oMath>
            </m:oMathPara>
          </w:p>
        </w:tc>
        <w:tc>
          <w:tcPr>
            <w:tcW w:w="868" w:type="dxa"/>
          </w:tcPr>
          <w:p w14:paraId="0148BF48" w14:textId="27F55943"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55" w:name="_Ref282784871"/>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bookmarkEnd w:id="55"/>
            <w:r w:rsidRPr="008D0E6F" w:rsidDel="00F8368B">
              <w:rPr>
                <w:rFonts w:ascii="Times New Roman" w:hAnsi="Times New Roman"/>
                <w:b w:val="0"/>
                <w:color w:val="auto"/>
                <w:sz w:val="24"/>
                <w:szCs w:val="24"/>
              </w:rPr>
              <w:t xml:space="preserve"> </w:t>
            </w:r>
          </w:p>
        </w:tc>
      </w:tr>
    </w:tbl>
    <w:p w14:paraId="2817501F" w14:textId="1AB5555C" w:rsidR="00A10B83" w:rsidRDefault="00A10B8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Note that the partial derivative </w:t>
      </w:r>
      <m:oMath>
        <m:r>
          <w:rPr>
            <w:rFonts w:ascii="Cambria Math" w:hAnsi="Cambria Math"/>
          </w:rPr>
          <m:t>δf/δS</m:t>
        </m:r>
      </m:oMath>
      <w:r>
        <w:rPr>
          <w:rFonts w:ascii="Times New Roman" w:hAnsi="Times New Roman" w:cs="Times New Roman"/>
        </w:rPr>
        <w:t xml:space="preserve"> is by definition the direct effect of th</w:t>
      </w:r>
      <w:bookmarkStart w:id="56" w:name="_GoBack"/>
      <w:bookmarkEnd w:id="56"/>
      <w:r>
        <w:rPr>
          <w:rFonts w:ascii="Times New Roman" w:hAnsi="Times New Roman" w:cs="Times New Roman"/>
        </w:rPr>
        <w:t>e change in resource supply on the focal species</w:t>
      </w:r>
      <w:r w:rsidR="008C06D1">
        <w:rPr>
          <w:rFonts w:ascii="Times New Roman" w:hAnsi="Times New Roman" w:cs="Times New Roman"/>
        </w:rPr>
        <w:t xml:space="preserve"> </w:t>
      </w:r>
      <w:r w:rsidR="006101C8">
        <w:rPr>
          <w:rFonts w:ascii="Times New Roman" w:hAnsi="Times New Roman" w:cs="Times New Roman"/>
          <w:noProof/>
        </w:rPr>
        <w:t>(Higashi and Nakajima 1995)</w:t>
      </w:r>
      <w:r w:rsidR="008C06D1">
        <w:rPr>
          <w:rFonts w:ascii="Times New Roman" w:hAnsi="Times New Roman" w:cs="Times New Roman"/>
        </w:rPr>
        <w:t>.</w:t>
      </w:r>
      <w:r>
        <w:rPr>
          <w:rFonts w:ascii="Times New Roman" w:hAnsi="Times New Roman" w:cs="Times New Roman"/>
        </w:rPr>
        <w:t xml:space="preserve"> The indirect effect on the focal species </w:t>
      </w:r>
      <w:r w:rsidR="001675FD">
        <w:rPr>
          <w:rFonts w:ascii="Times New Roman" w:hAnsi="Times New Roman" w:cs="Times New Roman"/>
        </w:rPr>
        <w:t xml:space="preserve">is </w:t>
      </w:r>
      <w:r>
        <w:rPr>
          <w:rFonts w:ascii="Times New Roman" w:hAnsi="Times New Roman" w:cs="Times New Roman"/>
        </w:rPr>
        <w:t xml:space="preserve">found by subtracting the direct effect from the net effect,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0957CEED" w14:textId="77777777" w:rsidTr="00A10B83">
        <w:tc>
          <w:tcPr>
            <w:tcW w:w="734" w:type="dxa"/>
          </w:tcPr>
          <w:p w14:paraId="2169746E"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5A45828" w14:textId="5F1552FE" w:rsidR="00A10B83" w:rsidRPr="00726BEC" w:rsidRDefault="00181AB9" w:rsidP="00A10B83">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ins w:id="57" w:author="Andrew Kleinhesselink" w:date="2015-05-12T21:32:00Z">
                            <w:rPr>
                              <w:rFonts w:ascii="Cambria Math" w:hAnsi="Cambria Math"/>
                              <w:b w:val="0"/>
                              <w:i/>
                              <w:color w:val="auto"/>
                              <w:sz w:val="24"/>
                              <w:szCs w:val="24"/>
                            </w:rPr>
                          </w:ins>
                        </m:ctrlPr>
                      </m:fPr>
                      <m:num>
                        <w:ins w:id="58" w:author="Andrew Kleinhesselink" w:date="2015-05-12T21:32:00Z">
                          <m:r>
                            <m:rPr>
                              <m:sty m:val="bi"/>
                            </m:rPr>
                            <w:rPr>
                              <w:rFonts w:ascii="Cambria Math" w:hAnsi="Cambria Math"/>
                              <w:color w:val="auto"/>
                              <w:sz w:val="24"/>
                              <w:szCs w:val="24"/>
                            </w:rPr>
                            <m:t>δ</m:t>
                          </m:r>
                        </w:ins>
                        <m:sSubSup>
                          <m:sSubSupPr>
                            <m:ctrlPr>
                              <w:ins w:id="59" w:author="Andrew Kleinhesselink" w:date="2015-05-12T21:32:00Z">
                                <w:rPr>
                                  <w:rFonts w:ascii="Cambria Math" w:hAnsi="Cambria Math"/>
                                  <w:b w:val="0"/>
                                  <w:i/>
                                  <w:color w:val="auto"/>
                                  <w:sz w:val="24"/>
                                  <w:szCs w:val="24"/>
                                </w:rPr>
                              </w:ins>
                            </m:ctrlPr>
                          </m:sSubSupPr>
                          <m:e>
                            <w:ins w:id="60" w:author="Andrew Kleinhesselink" w:date="2015-05-12T21:32:00Z">
                              <m:r>
                                <w:rPr>
                                  <w:rFonts w:ascii="Cambria Math" w:hAnsi="Cambria Math"/>
                                  <w:color w:val="auto"/>
                                  <w:sz w:val="24"/>
                                  <w:szCs w:val="24"/>
                                </w:rPr>
                                <m:t>N</m:t>
                              </m:r>
                            </w:ins>
                          </m:e>
                          <m:sub>
                            <w:ins w:id="61" w:author="Andrew Kleinhesselink" w:date="2015-05-12T21:32:00Z">
                              <m:r>
                                <w:rPr>
                                  <w:rFonts w:ascii="Cambria Math" w:hAnsi="Cambria Math"/>
                                  <w:color w:val="auto"/>
                                  <w:sz w:val="24"/>
                                  <w:szCs w:val="24"/>
                                </w:rPr>
                                <m:t>F</m:t>
                              </m:r>
                            </w:ins>
                          </m:sub>
                          <m:sup>
                            <w:ins w:id="62" w:author="Andrew Kleinhesselink" w:date="2015-05-12T21:32:00Z">
                              <m:r>
                                <w:rPr>
                                  <w:rFonts w:ascii="Cambria Math" w:hAnsi="Cambria Math"/>
                                  <w:color w:val="auto"/>
                                  <w:sz w:val="24"/>
                                  <w:szCs w:val="24"/>
                                </w:rPr>
                                <m:t>*</m:t>
                              </m:r>
                            </w:ins>
                          </m:sup>
                        </m:sSubSup>
                      </m:num>
                      <m:den>
                        <w:ins w:id="63" w:author="Andrew Kleinhesselink" w:date="2015-05-12T21:32:00Z">
                          <m:r>
                            <m:rPr>
                              <m:sty m:val="bi"/>
                            </m:rPr>
                            <w:rPr>
                              <w:rFonts w:ascii="Cambria Math" w:hAnsi="Cambria Math"/>
                              <w:color w:val="auto"/>
                              <w:sz w:val="24"/>
                              <w:szCs w:val="24"/>
                            </w:rPr>
                            <m:t>δS</m:t>
                          </m:r>
                        </w:ins>
                      </m:den>
                    </m:f>
                    <w:ins w:id="64" w:author="Andrew Kleinhesselink" w:date="2015-05-12T21:32:00Z">
                      <m:r>
                        <m:rPr>
                          <m:sty m:val="bi"/>
                        </m:rPr>
                        <w:rPr>
                          <w:rFonts w:ascii="Cambria Math" w:hAnsi="Cambria Math"/>
                          <w:color w:val="auto"/>
                          <w:sz w:val="24"/>
                          <w:szCs w:val="24"/>
                        </w:rPr>
                        <m:t>+</m:t>
                      </m:r>
                    </w:ins>
                    <m:f>
                      <m:fPr>
                        <m:ctrlPr>
                          <w:ins w:id="65" w:author="Andrew Kleinhesselink" w:date="2015-05-12T21:32:00Z">
                            <w:rPr>
                              <w:rFonts w:ascii="Cambria Math" w:hAnsi="Cambria Math"/>
                              <w:b w:val="0"/>
                              <w:i/>
                              <w:color w:val="auto"/>
                              <w:sz w:val="24"/>
                              <w:szCs w:val="24"/>
                            </w:rPr>
                          </w:ins>
                        </m:ctrlPr>
                      </m:fPr>
                      <m:num>
                        <w:ins w:id="66" w:author="Andrew Kleinhesselink" w:date="2015-05-12T21:32:00Z">
                          <m:r>
                            <m:rPr>
                              <m:sty m:val="bi"/>
                            </m:rPr>
                            <w:rPr>
                              <w:rFonts w:ascii="Cambria Math" w:hAnsi="Cambria Math"/>
                              <w:color w:val="auto"/>
                              <w:sz w:val="24"/>
                              <w:szCs w:val="24"/>
                            </w:rPr>
                            <m:t>δ</m:t>
                          </m:r>
                        </w:ins>
                        <m:sSubSup>
                          <m:sSubSupPr>
                            <m:ctrlPr>
                              <w:ins w:id="67" w:author="Andrew Kleinhesselink" w:date="2015-05-12T21:32:00Z">
                                <w:rPr>
                                  <w:rFonts w:ascii="Cambria Math" w:hAnsi="Cambria Math"/>
                                  <w:b w:val="0"/>
                                  <w:i/>
                                  <w:color w:val="auto"/>
                                  <w:sz w:val="24"/>
                                  <w:szCs w:val="24"/>
                                </w:rPr>
                              </w:ins>
                            </m:ctrlPr>
                          </m:sSubSupPr>
                          <m:e>
                            <w:ins w:id="68" w:author="Andrew Kleinhesselink" w:date="2015-05-12T21:32:00Z">
                              <m:r>
                                <w:rPr>
                                  <w:rFonts w:ascii="Cambria Math" w:hAnsi="Cambria Math"/>
                                  <w:color w:val="auto"/>
                                  <w:sz w:val="24"/>
                                  <w:szCs w:val="24"/>
                                </w:rPr>
                                <m:t>N</m:t>
                              </m:r>
                            </w:ins>
                          </m:e>
                          <m:sub>
                            <w:ins w:id="69" w:author="Andrew Kleinhesselink" w:date="2015-05-12T21:32:00Z">
                              <m:r>
                                <w:rPr>
                                  <w:rFonts w:ascii="Cambria Math" w:hAnsi="Cambria Math"/>
                                  <w:color w:val="auto"/>
                                  <w:sz w:val="24"/>
                                  <w:szCs w:val="24"/>
                                </w:rPr>
                                <m:t>F</m:t>
                              </m:r>
                            </w:ins>
                          </m:sub>
                          <m:sup>
                            <w:ins w:id="70" w:author="Andrew Kleinhesselink" w:date="2015-05-12T21:32:00Z">
                              <m:r>
                                <w:rPr>
                                  <w:rFonts w:ascii="Cambria Math" w:hAnsi="Cambria Math"/>
                                  <w:color w:val="auto"/>
                                  <w:sz w:val="24"/>
                                  <w:szCs w:val="24"/>
                                </w:rPr>
                                <m:t>*</m:t>
                              </m:r>
                            </w:ins>
                          </m:sup>
                        </m:sSubSup>
                      </m:num>
                      <m:den>
                        <w:ins w:id="71" w:author="Andrew Kleinhesselink" w:date="2015-05-12T21:32:00Z">
                          <m:r>
                            <m:rPr>
                              <m:sty m:val="bi"/>
                            </m:rPr>
                            <w:rPr>
                              <w:rFonts w:ascii="Cambria Math" w:hAnsi="Cambria Math"/>
                              <w:color w:val="auto"/>
                              <w:sz w:val="24"/>
                              <w:szCs w:val="24"/>
                            </w:rPr>
                            <m:t>δ</m:t>
                          </m:r>
                        </w:ins>
                        <m:sSubSup>
                          <m:sSubSupPr>
                            <m:ctrlPr>
                              <w:ins w:id="72" w:author="Andrew Kleinhesselink" w:date="2015-05-12T21:32:00Z">
                                <w:rPr>
                                  <w:rFonts w:ascii="Cambria Math" w:hAnsi="Cambria Math"/>
                                  <w:b w:val="0"/>
                                  <w:i/>
                                  <w:color w:val="auto"/>
                                  <w:sz w:val="24"/>
                                  <w:szCs w:val="24"/>
                                </w:rPr>
                              </w:ins>
                            </m:ctrlPr>
                          </m:sSubSupPr>
                          <m:e>
                            <w:ins w:id="73" w:author="Andrew Kleinhesselink" w:date="2015-05-12T21:32:00Z">
                              <m:r>
                                <m:rPr>
                                  <m:sty m:val="bi"/>
                                </m:rPr>
                                <w:rPr>
                                  <w:rFonts w:ascii="Cambria Math" w:hAnsi="Cambria Math"/>
                                  <w:color w:val="auto"/>
                                  <w:sz w:val="24"/>
                                  <w:szCs w:val="24"/>
                                </w:rPr>
                                <m:t>N</m:t>
                              </m:r>
                            </w:ins>
                          </m:e>
                          <m:sub>
                            <w:ins w:id="74" w:author="Andrew Kleinhesselink" w:date="2015-05-12T21:32:00Z">
                              <m:r>
                                <m:rPr>
                                  <m:sty m:val="b"/>
                                </m:rPr>
                                <w:rPr>
                                  <w:rFonts w:ascii="Cambria Math" w:hAnsi="Cambria Math"/>
                                  <w:color w:val="auto"/>
                                  <w:sz w:val="24"/>
                                  <w:szCs w:val="24"/>
                                </w:rPr>
                                <m:t>C</m:t>
                              </m:r>
                            </w:ins>
                            <m:ctrlPr>
                              <w:ins w:id="75" w:author="Andrew Kleinhesselink" w:date="2015-05-12T21:32:00Z">
                                <w:rPr>
                                  <w:rFonts w:ascii="Cambria Math" w:hAnsi="Cambria Math"/>
                                  <w:b w:val="0"/>
                                  <w:color w:val="auto"/>
                                  <w:sz w:val="24"/>
                                  <w:szCs w:val="24"/>
                                </w:rPr>
                              </w:ins>
                            </m:ctrlPr>
                          </m:sub>
                          <m:sup>
                            <w:ins w:id="76" w:author="Andrew Kleinhesselink" w:date="2015-05-12T21:32:00Z">
                              <m:r>
                                <m:rPr>
                                  <m:sty m:val="bi"/>
                                </m:rPr>
                                <w:rPr>
                                  <w:rFonts w:ascii="Cambria Math" w:hAnsi="Cambria Math"/>
                                  <w:color w:val="auto"/>
                                  <w:sz w:val="24"/>
                                  <w:szCs w:val="24"/>
                                </w:rPr>
                                <m:t>*</m:t>
                              </m:r>
                            </w:ins>
                          </m:sup>
                        </m:sSubSup>
                      </m:den>
                    </m:f>
                    <m:f>
                      <m:fPr>
                        <m:ctrlPr>
                          <w:ins w:id="77" w:author="Andrew Kleinhesselink" w:date="2015-05-12T21:32:00Z">
                            <w:rPr>
                              <w:rFonts w:ascii="Cambria Math" w:hAnsi="Cambria Math"/>
                              <w:b w:val="0"/>
                              <w:i/>
                              <w:color w:val="auto"/>
                              <w:sz w:val="24"/>
                              <w:szCs w:val="24"/>
                            </w:rPr>
                          </w:ins>
                        </m:ctrlPr>
                      </m:fPr>
                      <m:num>
                        <w:ins w:id="78" w:author="Andrew Kleinhesselink" w:date="2015-05-12T21:32:00Z">
                          <m:r>
                            <m:rPr>
                              <m:sty m:val="bi"/>
                            </m:rPr>
                            <w:rPr>
                              <w:rFonts w:ascii="Cambria Math" w:hAnsi="Cambria Math"/>
                              <w:color w:val="auto"/>
                              <w:sz w:val="24"/>
                              <w:szCs w:val="24"/>
                            </w:rPr>
                            <m:t>δ</m:t>
                          </m:r>
                        </w:ins>
                        <m:sSubSup>
                          <m:sSubSupPr>
                            <m:ctrlPr>
                              <w:ins w:id="79" w:author="Andrew Kleinhesselink" w:date="2015-05-12T21:32:00Z">
                                <w:rPr>
                                  <w:rFonts w:ascii="Cambria Math" w:hAnsi="Cambria Math"/>
                                  <w:b w:val="0"/>
                                  <w:i/>
                                  <w:color w:val="auto"/>
                                  <w:sz w:val="24"/>
                                  <w:szCs w:val="24"/>
                                </w:rPr>
                              </w:ins>
                            </m:ctrlPr>
                          </m:sSubSupPr>
                          <m:e>
                            <w:ins w:id="80" w:author="Andrew Kleinhesselink" w:date="2015-05-12T21:32:00Z">
                              <m:r>
                                <m:rPr>
                                  <m:sty m:val="bi"/>
                                </m:rPr>
                                <w:rPr>
                                  <w:rFonts w:ascii="Cambria Math" w:hAnsi="Cambria Math"/>
                                  <w:color w:val="auto"/>
                                  <w:sz w:val="24"/>
                                  <w:szCs w:val="24"/>
                                </w:rPr>
                                <m:t>N</m:t>
                              </m:r>
                            </w:ins>
                          </m:e>
                          <m:sub>
                            <w:ins w:id="81" w:author="Andrew Kleinhesselink" w:date="2015-05-12T21:32:00Z">
                              <m:r>
                                <m:rPr>
                                  <m:sty m:val="b"/>
                                </m:rPr>
                                <w:rPr>
                                  <w:rFonts w:ascii="Cambria Math" w:hAnsi="Cambria Math"/>
                                  <w:color w:val="auto"/>
                                  <w:sz w:val="24"/>
                                  <w:szCs w:val="24"/>
                                </w:rPr>
                                <m:t>C</m:t>
                              </m:r>
                            </w:ins>
                            <m:ctrlPr>
                              <w:ins w:id="82" w:author="Andrew Kleinhesselink" w:date="2015-05-12T21:32:00Z">
                                <w:rPr>
                                  <w:rFonts w:ascii="Cambria Math" w:hAnsi="Cambria Math"/>
                                  <w:b w:val="0"/>
                                  <w:color w:val="auto"/>
                                  <w:sz w:val="24"/>
                                  <w:szCs w:val="24"/>
                                </w:rPr>
                              </w:ins>
                            </m:ctrlPr>
                          </m:sub>
                          <m:sup>
                            <w:ins w:id="83" w:author="Andrew Kleinhesselink" w:date="2015-05-12T21:32:00Z">
                              <m:r>
                                <m:rPr>
                                  <m:sty m:val="bi"/>
                                </m:rPr>
                                <w:rPr>
                                  <w:rFonts w:ascii="Cambria Math" w:hAnsi="Cambria Math"/>
                                  <w:color w:val="auto"/>
                                  <w:sz w:val="24"/>
                                  <w:szCs w:val="24"/>
                                </w:rPr>
                                <m:t>*</m:t>
                              </m:r>
                            </w:ins>
                          </m:sup>
                        </m:sSubSup>
                      </m:num>
                      <m:den>
                        <w:ins w:id="84" w:author="Andrew Kleinhesselink" w:date="2015-05-12T21:32:00Z">
                          <m:r>
                            <m:rPr>
                              <m:sty m:val="bi"/>
                            </m:rPr>
                            <w:rPr>
                              <w:rFonts w:ascii="Cambria Math" w:hAnsi="Cambria Math"/>
                              <w:color w:val="auto"/>
                              <w:sz w:val="24"/>
                              <w:szCs w:val="24"/>
                            </w:rPr>
                            <m:t>δS</m:t>
                          </m:r>
                        </w:ins>
                      </m:den>
                    </m:f>
                    <m:f>
                      <m:fPr>
                        <m:ctrlPr>
                          <w:del w:id="85" w:author="Andrew Kleinhesselink" w:date="2015-05-12T21:32:00Z">
                            <w:rPr>
                              <w:rFonts w:ascii="Cambria Math" w:hAnsi="Cambria Math"/>
                              <w:b w:val="0"/>
                              <w:i/>
                              <w:color w:val="auto"/>
                              <w:sz w:val="24"/>
                              <w:szCs w:val="24"/>
                            </w:rPr>
                          </w:del>
                        </m:ctrlPr>
                      </m:fPr>
                      <m:num>
                        <w:del w:id="86" w:author="Andrew Kleinhesselink" w:date="2015-05-12T21:32:00Z">
                          <m:r>
                            <m:rPr>
                              <m:sty m:val="bi"/>
                            </m:rPr>
                            <w:rPr>
                              <w:rFonts w:ascii="Cambria Math" w:hAnsi="Cambria Math"/>
                              <w:color w:val="auto"/>
                              <w:sz w:val="24"/>
                              <w:szCs w:val="24"/>
                            </w:rPr>
                            <m:t>δf</m:t>
                          </m:r>
                        </w:del>
                      </m:num>
                      <m:den>
                        <w:del w:id="87" w:author="Andrew Kleinhesselink" w:date="2015-05-12T21:32:00Z">
                          <m:r>
                            <m:rPr>
                              <m:sty m:val="bi"/>
                            </m:rPr>
                            <w:rPr>
                              <w:rFonts w:ascii="Cambria Math" w:hAnsi="Cambria Math"/>
                              <w:color w:val="auto"/>
                              <w:sz w:val="24"/>
                              <w:szCs w:val="24"/>
                            </w:rPr>
                            <m:t>δS</m:t>
                          </m:r>
                        </w:del>
                      </m:den>
                    </m:f>
                    <w:del w:id="88" w:author="Andrew Kleinhesselink" w:date="2015-05-12T21:32:00Z">
                      <m:r>
                        <m:rPr>
                          <m:sty m:val="bi"/>
                        </m:rPr>
                        <w:rPr>
                          <w:rFonts w:ascii="Cambria Math" w:hAnsi="Cambria Math"/>
                          <w:color w:val="auto"/>
                          <w:sz w:val="24"/>
                          <w:szCs w:val="24"/>
                        </w:rPr>
                        <m:t>+</m:t>
                      </m:r>
                    </w:del>
                    <m:f>
                      <m:fPr>
                        <m:ctrlPr>
                          <w:del w:id="89" w:author="Andrew Kleinhesselink" w:date="2015-05-12T21:32:00Z">
                            <w:rPr>
                              <w:rFonts w:ascii="Cambria Math" w:hAnsi="Cambria Math"/>
                              <w:b w:val="0"/>
                              <w:i/>
                              <w:color w:val="auto"/>
                              <w:sz w:val="24"/>
                              <w:szCs w:val="24"/>
                            </w:rPr>
                          </w:del>
                        </m:ctrlPr>
                      </m:fPr>
                      <m:num>
                        <w:del w:id="90" w:author="Andrew Kleinhesselink" w:date="2015-05-12T21:32:00Z">
                          <m:r>
                            <m:rPr>
                              <m:sty m:val="bi"/>
                            </m:rPr>
                            <w:rPr>
                              <w:rFonts w:ascii="Cambria Math" w:hAnsi="Cambria Math"/>
                              <w:color w:val="auto"/>
                              <w:sz w:val="24"/>
                              <w:szCs w:val="24"/>
                            </w:rPr>
                            <m:t>δf</m:t>
                          </m:r>
                        </w:del>
                      </m:num>
                      <m:den>
                        <w:del w:id="91" w:author="Andrew Kleinhesselink" w:date="2015-05-12T21:32:00Z">
                          <m:r>
                            <m:rPr>
                              <m:sty m:val="bi"/>
                            </m:rPr>
                            <w:rPr>
                              <w:rFonts w:ascii="Cambria Math" w:hAnsi="Cambria Math"/>
                              <w:color w:val="auto"/>
                              <w:sz w:val="24"/>
                              <w:szCs w:val="24"/>
                            </w:rPr>
                            <m:t>δg</m:t>
                          </m:r>
                        </w:del>
                      </m:den>
                    </m:f>
                    <m:f>
                      <m:fPr>
                        <m:ctrlPr>
                          <w:del w:id="92" w:author="Andrew Kleinhesselink" w:date="2015-05-12T21:32:00Z">
                            <w:rPr>
                              <w:rFonts w:ascii="Cambria Math" w:hAnsi="Cambria Math"/>
                              <w:b w:val="0"/>
                              <w:i/>
                              <w:color w:val="auto"/>
                              <w:sz w:val="24"/>
                              <w:szCs w:val="24"/>
                            </w:rPr>
                          </w:del>
                        </m:ctrlPr>
                      </m:fPr>
                      <m:num>
                        <w:del w:id="93" w:author="Andrew Kleinhesselink" w:date="2015-05-12T21:32:00Z">
                          <m:r>
                            <m:rPr>
                              <m:sty m:val="bi"/>
                            </m:rPr>
                            <w:rPr>
                              <w:rFonts w:ascii="Cambria Math" w:hAnsi="Cambria Math"/>
                              <w:color w:val="auto"/>
                              <w:sz w:val="24"/>
                              <w:szCs w:val="24"/>
                            </w:rPr>
                            <m:t>δg</m:t>
                          </m:r>
                        </w:del>
                      </m:num>
                      <m:den>
                        <w:del w:id="94" w:author="Andrew Kleinhesselink" w:date="2015-05-12T21:32:00Z">
                          <m:r>
                            <m:rPr>
                              <m:sty m:val="bi"/>
                            </m:rPr>
                            <w:rPr>
                              <w:rFonts w:ascii="Cambria Math" w:hAnsi="Cambria Math"/>
                              <w:color w:val="auto"/>
                              <w:sz w:val="24"/>
                              <w:szCs w:val="24"/>
                            </w:rPr>
                            <m:t>δS</m:t>
                          </m:r>
                        </w:del>
                      </m:den>
                    </m:f>
                  </m:e>
                </m:d>
                <m:sSup>
                  <m:sSupPr>
                    <m:ctrlPr>
                      <w:rPr>
                        <w:rFonts w:ascii="Cambria Math" w:hAnsi="Cambria Math"/>
                        <w:b w:val="0"/>
                        <w:i/>
                        <w:color w:val="auto"/>
                        <w:sz w:val="24"/>
                        <w:szCs w:val="24"/>
                      </w:rPr>
                    </m:ctrlPr>
                  </m:sSupPr>
                  <m:e>
                    <m:d>
                      <m:dPr>
                        <m:ctrlPr>
                          <w:rPr>
                            <w:rFonts w:ascii="Cambria Math" w:hAnsi="Cambria Math"/>
                            <w:b w:val="0"/>
                            <w:i/>
                            <w:color w:val="auto"/>
                            <w:sz w:val="24"/>
                            <w:szCs w:val="24"/>
                          </w:rPr>
                        </m:ctrlPr>
                      </m:dPr>
                      <m:e>
                        <m:r>
                          <m:rPr>
                            <m:sty m:val="bi"/>
                          </m:rPr>
                          <w:rPr>
                            <w:rFonts w:ascii="Cambria Math" w:hAnsi="Cambria Math"/>
                            <w:color w:val="auto"/>
                            <w:sz w:val="24"/>
                            <w:szCs w:val="24"/>
                          </w:rPr>
                          <m:t>1-</m:t>
                        </m:r>
                        <m:f>
                          <m:fPr>
                            <m:ctrlPr>
                              <w:ins w:id="95" w:author="Andrew Kleinhesselink" w:date="2015-05-12T21:32:00Z">
                                <w:rPr>
                                  <w:rFonts w:ascii="Cambria Math" w:hAnsi="Cambria Math"/>
                                  <w:b w:val="0"/>
                                  <w:i/>
                                  <w:color w:val="auto"/>
                                  <w:sz w:val="24"/>
                                  <w:szCs w:val="24"/>
                                </w:rPr>
                              </w:ins>
                            </m:ctrlPr>
                          </m:fPr>
                          <m:num>
                            <w:ins w:id="96" w:author="Andrew Kleinhesselink" w:date="2015-05-12T21:32:00Z">
                              <m:r>
                                <m:rPr>
                                  <m:sty m:val="bi"/>
                                </m:rPr>
                                <w:rPr>
                                  <w:rFonts w:ascii="Cambria Math" w:hAnsi="Cambria Math"/>
                                  <w:color w:val="auto"/>
                                  <w:sz w:val="24"/>
                                  <w:szCs w:val="24"/>
                                </w:rPr>
                                <m:t>δ</m:t>
                              </m:r>
                            </w:ins>
                            <m:sSubSup>
                              <m:sSubSupPr>
                                <m:ctrlPr>
                                  <w:ins w:id="97" w:author="Andrew Kleinhesselink" w:date="2015-05-12T21:32:00Z">
                                    <w:rPr>
                                      <w:rFonts w:ascii="Cambria Math" w:hAnsi="Cambria Math"/>
                                      <w:b w:val="0"/>
                                      <w:i/>
                                      <w:color w:val="auto"/>
                                      <w:sz w:val="24"/>
                                      <w:szCs w:val="24"/>
                                    </w:rPr>
                                  </w:ins>
                                </m:ctrlPr>
                              </m:sSubSupPr>
                              <m:e>
                                <w:ins w:id="98" w:author="Andrew Kleinhesselink" w:date="2015-05-12T21:32:00Z">
                                  <m:r>
                                    <m:rPr>
                                      <m:sty m:val="bi"/>
                                    </m:rPr>
                                    <w:rPr>
                                      <w:rFonts w:ascii="Cambria Math" w:hAnsi="Cambria Math"/>
                                      <w:color w:val="auto"/>
                                      <w:sz w:val="24"/>
                                      <w:szCs w:val="24"/>
                                    </w:rPr>
                                    <m:t>N</m:t>
                                  </m:r>
                                </w:ins>
                              </m:e>
                              <m:sub>
                                <w:ins w:id="99" w:author="Andrew Kleinhesselink" w:date="2015-05-12T21:32:00Z">
                                  <m:r>
                                    <m:rPr>
                                      <m:sty m:val="b"/>
                                    </m:rPr>
                                    <w:rPr>
                                      <w:rFonts w:ascii="Cambria Math" w:hAnsi="Cambria Math"/>
                                      <w:color w:val="auto"/>
                                      <w:sz w:val="24"/>
                                      <w:szCs w:val="24"/>
                                    </w:rPr>
                                    <m:t>C</m:t>
                                  </m:r>
                                </w:ins>
                                <m:ctrlPr>
                                  <w:ins w:id="100" w:author="Andrew Kleinhesselink" w:date="2015-05-12T21:32:00Z">
                                    <w:rPr>
                                      <w:rFonts w:ascii="Cambria Math" w:hAnsi="Cambria Math"/>
                                      <w:b w:val="0"/>
                                      <w:color w:val="auto"/>
                                      <w:sz w:val="24"/>
                                      <w:szCs w:val="24"/>
                                    </w:rPr>
                                  </w:ins>
                                </m:ctrlPr>
                              </m:sub>
                              <m:sup>
                                <w:ins w:id="101" w:author="Andrew Kleinhesselink" w:date="2015-05-12T21:32:00Z">
                                  <m:r>
                                    <m:rPr>
                                      <m:sty m:val="bi"/>
                                    </m:rPr>
                                    <w:rPr>
                                      <w:rFonts w:ascii="Cambria Math" w:hAnsi="Cambria Math"/>
                                      <w:color w:val="auto"/>
                                      <w:sz w:val="24"/>
                                      <w:szCs w:val="24"/>
                                    </w:rPr>
                                    <m:t>*</m:t>
                                  </m:r>
                                </w:ins>
                              </m:sup>
                            </m:sSubSup>
                          </m:num>
                          <m:den>
                            <w:ins w:id="102" w:author="Andrew Kleinhesselink" w:date="2015-05-12T21:32:00Z">
                              <m:r>
                                <m:rPr>
                                  <m:sty m:val="bi"/>
                                </m:rPr>
                                <w:rPr>
                                  <w:rFonts w:ascii="Cambria Math" w:hAnsi="Cambria Math"/>
                                  <w:color w:val="auto"/>
                                  <w:sz w:val="24"/>
                                  <w:szCs w:val="24"/>
                                </w:rPr>
                                <m:t>δ</m:t>
                              </m:r>
                            </w:ins>
                            <m:sSubSup>
                              <m:sSubSupPr>
                                <m:ctrlPr>
                                  <w:ins w:id="103" w:author="Andrew Kleinhesselink" w:date="2015-05-12T21:32:00Z">
                                    <w:rPr>
                                      <w:rFonts w:ascii="Cambria Math" w:hAnsi="Cambria Math"/>
                                      <w:b w:val="0"/>
                                      <w:i/>
                                      <w:color w:val="auto"/>
                                      <w:sz w:val="24"/>
                                      <w:szCs w:val="24"/>
                                    </w:rPr>
                                  </w:ins>
                                </m:ctrlPr>
                              </m:sSubSupPr>
                              <m:e>
                                <w:ins w:id="104" w:author="Andrew Kleinhesselink" w:date="2015-05-12T21:32:00Z">
                                  <m:r>
                                    <w:rPr>
                                      <w:rFonts w:ascii="Cambria Math" w:hAnsi="Cambria Math"/>
                                      <w:color w:val="auto"/>
                                      <w:sz w:val="24"/>
                                      <w:szCs w:val="24"/>
                                    </w:rPr>
                                    <m:t>N</m:t>
                                  </m:r>
                                </w:ins>
                              </m:e>
                              <m:sub>
                                <w:ins w:id="105" w:author="Andrew Kleinhesselink" w:date="2015-05-12T21:32:00Z">
                                  <m:r>
                                    <w:rPr>
                                      <w:rFonts w:ascii="Cambria Math" w:hAnsi="Cambria Math"/>
                                      <w:color w:val="auto"/>
                                      <w:sz w:val="24"/>
                                      <w:szCs w:val="24"/>
                                    </w:rPr>
                                    <m:t>F</m:t>
                                  </m:r>
                                </w:ins>
                              </m:sub>
                              <m:sup>
                                <w:ins w:id="106" w:author="Andrew Kleinhesselink" w:date="2015-05-12T21:32:00Z">
                                  <m:r>
                                    <w:rPr>
                                      <w:rFonts w:ascii="Cambria Math" w:hAnsi="Cambria Math"/>
                                      <w:color w:val="auto"/>
                                      <w:sz w:val="24"/>
                                      <w:szCs w:val="24"/>
                                    </w:rPr>
                                    <m:t>*</m:t>
                                  </m:r>
                                </w:ins>
                              </m:sup>
                            </m:sSubSup>
                          </m:den>
                        </m:f>
                        <m:f>
                          <m:fPr>
                            <m:ctrlPr>
                              <w:ins w:id="107" w:author="Andrew Kleinhesselink" w:date="2015-05-12T21:32:00Z">
                                <w:rPr>
                                  <w:rFonts w:ascii="Cambria Math" w:hAnsi="Cambria Math"/>
                                  <w:b w:val="0"/>
                                  <w:i/>
                                  <w:color w:val="auto"/>
                                  <w:sz w:val="24"/>
                                  <w:szCs w:val="24"/>
                                </w:rPr>
                              </w:ins>
                            </m:ctrlPr>
                          </m:fPr>
                          <m:num>
                            <w:ins w:id="108" w:author="Andrew Kleinhesselink" w:date="2015-05-12T21:32:00Z">
                              <m:r>
                                <m:rPr>
                                  <m:sty m:val="bi"/>
                                </m:rPr>
                                <w:rPr>
                                  <w:rFonts w:ascii="Cambria Math" w:hAnsi="Cambria Math"/>
                                  <w:color w:val="auto"/>
                                  <w:sz w:val="24"/>
                                  <w:szCs w:val="24"/>
                                </w:rPr>
                                <m:t>δ</m:t>
                              </m:r>
                            </w:ins>
                            <m:sSubSup>
                              <m:sSubSupPr>
                                <m:ctrlPr>
                                  <w:ins w:id="109" w:author="Andrew Kleinhesselink" w:date="2015-05-12T21:32:00Z">
                                    <w:rPr>
                                      <w:rFonts w:ascii="Cambria Math" w:hAnsi="Cambria Math"/>
                                      <w:b w:val="0"/>
                                      <w:i/>
                                      <w:color w:val="auto"/>
                                      <w:sz w:val="24"/>
                                      <w:szCs w:val="24"/>
                                    </w:rPr>
                                  </w:ins>
                                </m:ctrlPr>
                              </m:sSubSupPr>
                              <m:e>
                                <w:ins w:id="110" w:author="Andrew Kleinhesselink" w:date="2015-05-12T21:32:00Z">
                                  <m:r>
                                    <w:rPr>
                                      <w:rFonts w:ascii="Cambria Math" w:hAnsi="Cambria Math"/>
                                      <w:color w:val="auto"/>
                                      <w:sz w:val="24"/>
                                      <w:szCs w:val="24"/>
                                    </w:rPr>
                                    <m:t>N</m:t>
                                  </m:r>
                                </w:ins>
                              </m:e>
                              <m:sub>
                                <w:ins w:id="111" w:author="Andrew Kleinhesselink" w:date="2015-05-12T21:32:00Z">
                                  <m:r>
                                    <w:rPr>
                                      <w:rFonts w:ascii="Cambria Math" w:hAnsi="Cambria Math"/>
                                      <w:color w:val="auto"/>
                                      <w:sz w:val="24"/>
                                      <w:szCs w:val="24"/>
                                    </w:rPr>
                                    <m:t>F</m:t>
                                  </m:r>
                                </w:ins>
                              </m:sub>
                              <m:sup>
                                <w:ins w:id="112" w:author="Andrew Kleinhesselink" w:date="2015-05-12T21:32:00Z">
                                  <m:r>
                                    <w:rPr>
                                      <w:rFonts w:ascii="Cambria Math" w:hAnsi="Cambria Math"/>
                                      <w:color w:val="auto"/>
                                      <w:sz w:val="24"/>
                                      <w:szCs w:val="24"/>
                                    </w:rPr>
                                    <m:t>*</m:t>
                                  </m:r>
                                </w:ins>
                              </m:sup>
                            </m:sSubSup>
                          </m:num>
                          <m:den>
                            <w:ins w:id="113" w:author="Andrew Kleinhesselink" w:date="2015-05-12T21:32:00Z">
                              <m:r>
                                <m:rPr>
                                  <m:sty m:val="bi"/>
                                </m:rPr>
                                <w:rPr>
                                  <w:rFonts w:ascii="Cambria Math" w:hAnsi="Cambria Math"/>
                                  <w:color w:val="auto"/>
                                  <w:sz w:val="24"/>
                                  <w:szCs w:val="24"/>
                                </w:rPr>
                                <m:t>δ</m:t>
                              </m:r>
                            </w:ins>
                            <m:sSubSup>
                              <m:sSubSupPr>
                                <m:ctrlPr>
                                  <w:ins w:id="114" w:author="Andrew Kleinhesselink" w:date="2015-05-12T21:32:00Z">
                                    <w:rPr>
                                      <w:rFonts w:ascii="Cambria Math" w:hAnsi="Cambria Math"/>
                                      <w:b w:val="0"/>
                                      <w:i/>
                                      <w:color w:val="auto"/>
                                      <w:sz w:val="24"/>
                                      <w:szCs w:val="24"/>
                                    </w:rPr>
                                  </w:ins>
                                </m:ctrlPr>
                              </m:sSubSupPr>
                              <m:e>
                                <w:ins w:id="115" w:author="Andrew Kleinhesselink" w:date="2015-05-12T21:32:00Z">
                                  <m:r>
                                    <m:rPr>
                                      <m:sty m:val="bi"/>
                                    </m:rPr>
                                    <w:rPr>
                                      <w:rFonts w:ascii="Cambria Math" w:hAnsi="Cambria Math"/>
                                      <w:color w:val="auto"/>
                                      <w:sz w:val="24"/>
                                      <w:szCs w:val="24"/>
                                    </w:rPr>
                                    <m:t>N</m:t>
                                  </m:r>
                                </w:ins>
                              </m:e>
                              <m:sub>
                                <w:ins w:id="116" w:author="Andrew Kleinhesselink" w:date="2015-05-12T21:32:00Z">
                                  <m:r>
                                    <m:rPr>
                                      <m:sty m:val="b"/>
                                    </m:rPr>
                                    <w:rPr>
                                      <w:rFonts w:ascii="Cambria Math" w:hAnsi="Cambria Math"/>
                                      <w:color w:val="auto"/>
                                      <w:sz w:val="24"/>
                                      <w:szCs w:val="24"/>
                                    </w:rPr>
                                    <m:t>C</m:t>
                                  </m:r>
                                </w:ins>
                                <m:ctrlPr>
                                  <w:ins w:id="117" w:author="Andrew Kleinhesselink" w:date="2015-05-12T21:32:00Z">
                                    <w:rPr>
                                      <w:rFonts w:ascii="Cambria Math" w:hAnsi="Cambria Math"/>
                                      <w:b w:val="0"/>
                                      <w:color w:val="auto"/>
                                      <w:sz w:val="24"/>
                                      <w:szCs w:val="24"/>
                                    </w:rPr>
                                  </w:ins>
                                </m:ctrlPr>
                              </m:sub>
                              <m:sup>
                                <w:ins w:id="118" w:author="Andrew Kleinhesselink" w:date="2015-05-12T21:32:00Z">
                                  <m:r>
                                    <m:rPr>
                                      <m:sty m:val="bi"/>
                                    </m:rPr>
                                    <w:rPr>
                                      <w:rFonts w:ascii="Cambria Math" w:hAnsi="Cambria Math"/>
                                      <w:color w:val="auto"/>
                                      <w:sz w:val="24"/>
                                      <w:szCs w:val="24"/>
                                    </w:rPr>
                                    <m:t>*</m:t>
                                  </m:r>
                                </w:ins>
                              </m:sup>
                            </m:sSubSup>
                          </m:den>
                        </m:f>
                        <m:f>
                          <m:fPr>
                            <m:ctrlPr>
                              <w:del w:id="119" w:author="Andrew Kleinhesselink" w:date="2015-05-12T21:32:00Z">
                                <w:rPr>
                                  <w:rFonts w:ascii="Cambria Math" w:hAnsi="Cambria Math"/>
                                  <w:b w:val="0"/>
                                  <w:i/>
                                  <w:color w:val="auto"/>
                                  <w:sz w:val="24"/>
                                  <w:szCs w:val="24"/>
                                </w:rPr>
                              </w:del>
                            </m:ctrlPr>
                          </m:fPr>
                          <m:num>
                            <w:del w:id="120" w:author="Andrew Kleinhesselink" w:date="2015-05-12T21:32:00Z">
                              <m:r>
                                <m:rPr>
                                  <m:sty m:val="bi"/>
                                </m:rPr>
                                <w:rPr>
                                  <w:rFonts w:ascii="Cambria Math" w:hAnsi="Cambria Math"/>
                                  <w:color w:val="auto"/>
                                  <w:sz w:val="24"/>
                                  <w:szCs w:val="24"/>
                                </w:rPr>
                                <m:t>δg</m:t>
                              </m:r>
                            </w:del>
                          </m:num>
                          <m:den>
                            <w:del w:id="121" w:author="Andrew Kleinhesselink" w:date="2015-05-12T21:32:00Z">
                              <m:r>
                                <m:rPr>
                                  <m:sty m:val="bi"/>
                                </m:rPr>
                                <w:rPr>
                                  <w:rFonts w:ascii="Cambria Math" w:hAnsi="Cambria Math"/>
                                  <w:color w:val="auto"/>
                                  <w:sz w:val="24"/>
                                  <w:szCs w:val="24"/>
                                </w:rPr>
                                <m:t>δf</m:t>
                              </m:r>
                            </w:del>
                          </m:den>
                        </m:f>
                        <m:f>
                          <m:fPr>
                            <m:ctrlPr>
                              <w:del w:id="122" w:author="Andrew Kleinhesselink" w:date="2015-05-12T21:32:00Z">
                                <w:rPr>
                                  <w:rFonts w:ascii="Cambria Math" w:hAnsi="Cambria Math"/>
                                  <w:b w:val="0"/>
                                  <w:i/>
                                  <w:color w:val="auto"/>
                                  <w:sz w:val="24"/>
                                  <w:szCs w:val="24"/>
                                </w:rPr>
                              </w:del>
                            </m:ctrlPr>
                          </m:fPr>
                          <m:num>
                            <w:del w:id="123" w:author="Andrew Kleinhesselink" w:date="2015-05-12T21:32:00Z">
                              <m:r>
                                <m:rPr>
                                  <m:sty m:val="bi"/>
                                </m:rPr>
                                <w:rPr>
                                  <w:rFonts w:ascii="Cambria Math" w:hAnsi="Cambria Math"/>
                                  <w:color w:val="auto"/>
                                  <w:sz w:val="24"/>
                                  <w:szCs w:val="24"/>
                                </w:rPr>
                                <m:t>δf</m:t>
                              </m:r>
                            </w:del>
                          </m:num>
                          <m:den>
                            <w:del w:id="124" w:author="Andrew Kleinhesselink" w:date="2015-05-12T21:32:00Z">
                              <m:r>
                                <m:rPr>
                                  <m:sty m:val="bi"/>
                                </m:rPr>
                                <w:rPr>
                                  <w:rFonts w:ascii="Cambria Math" w:hAnsi="Cambria Math"/>
                                  <w:color w:val="auto"/>
                                  <w:sz w:val="24"/>
                                  <w:szCs w:val="24"/>
                                </w:rPr>
                                <m:t>δg</m:t>
                              </m:r>
                            </w:del>
                          </m:den>
                        </m:f>
                      </m:e>
                    </m:d>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f>
                  <m:fPr>
                    <m:ctrlPr>
                      <w:ins w:id="125" w:author="Andrew Kleinhesselink" w:date="2015-05-12T21:32:00Z">
                        <w:rPr>
                          <w:rFonts w:ascii="Cambria Math" w:hAnsi="Cambria Math"/>
                          <w:b w:val="0"/>
                          <w:i/>
                          <w:color w:val="auto"/>
                          <w:sz w:val="24"/>
                          <w:szCs w:val="24"/>
                        </w:rPr>
                      </w:ins>
                    </m:ctrlPr>
                  </m:fPr>
                  <m:num>
                    <w:ins w:id="126" w:author="Andrew Kleinhesselink" w:date="2015-05-12T21:32:00Z">
                      <m:r>
                        <m:rPr>
                          <m:sty m:val="bi"/>
                        </m:rPr>
                        <w:rPr>
                          <w:rFonts w:ascii="Cambria Math" w:hAnsi="Cambria Math"/>
                          <w:color w:val="auto"/>
                          <w:sz w:val="24"/>
                          <w:szCs w:val="24"/>
                        </w:rPr>
                        <m:t>δ</m:t>
                      </m:r>
                    </w:ins>
                    <m:sSubSup>
                      <m:sSubSupPr>
                        <m:ctrlPr>
                          <w:ins w:id="127" w:author="Andrew Kleinhesselink" w:date="2015-05-12T21:32:00Z">
                            <w:rPr>
                              <w:rFonts w:ascii="Cambria Math" w:hAnsi="Cambria Math"/>
                              <w:b w:val="0"/>
                              <w:i/>
                              <w:color w:val="auto"/>
                              <w:sz w:val="24"/>
                              <w:szCs w:val="24"/>
                            </w:rPr>
                          </w:ins>
                        </m:ctrlPr>
                      </m:sSubSupPr>
                      <m:e>
                        <w:ins w:id="128" w:author="Andrew Kleinhesselink" w:date="2015-05-12T21:32:00Z">
                          <m:r>
                            <w:rPr>
                              <w:rFonts w:ascii="Cambria Math" w:hAnsi="Cambria Math"/>
                              <w:color w:val="auto"/>
                              <w:sz w:val="24"/>
                              <w:szCs w:val="24"/>
                            </w:rPr>
                            <m:t>N</m:t>
                          </m:r>
                        </w:ins>
                      </m:e>
                      <m:sub>
                        <w:ins w:id="129" w:author="Andrew Kleinhesselink" w:date="2015-05-12T21:32:00Z">
                          <m:r>
                            <w:rPr>
                              <w:rFonts w:ascii="Cambria Math" w:hAnsi="Cambria Math"/>
                              <w:color w:val="auto"/>
                              <w:sz w:val="24"/>
                              <w:szCs w:val="24"/>
                            </w:rPr>
                            <m:t>F</m:t>
                          </m:r>
                        </w:ins>
                      </m:sub>
                      <m:sup>
                        <w:ins w:id="130" w:author="Andrew Kleinhesselink" w:date="2015-05-12T21:32:00Z">
                          <m:r>
                            <w:rPr>
                              <w:rFonts w:ascii="Cambria Math" w:hAnsi="Cambria Math"/>
                              <w:color w:val="auto"/>
                              <w:sz w:val="24"/>
                              <w:szCs w:val="24"/>
                            </w:rPr>
                            <m:t>*</m:t>
                          </m:r>
                        </w:ins>
                      </m:sup>
                    </m:sSubSup>
                  </m:num>
                  <m:den>
                    <w:ins w:id="131" w:author="Andrew Kleinhesselink" w:date="2015-05-12T21:32:00Z">
                      <m:r>
                        <m:rPr>
                          <m:sty m:val="bi"/>
                        </m:rPr>
                        <w:rPr>
                          <w:rFonts w:ascii="Cambria Math" w:hAnsi="Cambria Math"/>
                          <w:color w:val="auto"/>
                          <w:sz w:val="24"/>
                          <w:szCs w:val="24"/>
                        </w:rPr>
                        <m:t>δS</m:t>
                      </m:r>
                    </w:ins>
                  </m:den>
                </m:f>
                <m:f>
                  <m:fPr>
                    <m:ctrlPr>
                      <w:del w:id="132" w:author="Andrew Kleinhesselink" w:date="2015-05-12T21:32:00Z">
                        <w:rPr>
                          <w:rFonts w:ascii="Cambria Math" w:hAnsi="Cambria Math"/>
                          <w:b w:val="0"/>
                          <w:i/>
                          <w:color w:val="auto"/>
                          <w:sz w:val="24"/>
                          <w:szCs w:val="24"/>
                        </w:rPr>
                      </w:del>
                    </m:ctrlPr>
                  </m:fPr>
                  <m:num>
                    <w:del w:id="133" w:author="Andrew Kleinhesselink" w:date="2015-05-12T21:32:00Z">
                      <m:r>
                        <m:rPr>
                          <m:sty m:val="bi"/>
                        </m:rPr>
                        <w:rPr>
                          <w:rFonts w:ascii="Cambria Math" w:hAnsi="Cambria Math"/>
                          <w:color w:val="auto"/>
                          <w:sz w:val="24"/>
                          <w:szCs w:val="24"/>
                        </w:rPr>
                        <m:t>δf</m:t>
                      </m:r>
                    </w:del>
                  </m:num>
                  <m:den>
                    <w:del w:id="134" w:author="Andrew Kleinhesselink" w:date="2015-05-12T21:32:00Z">
                      <m:r>
                        <m:rPr>
                          <m:sty m:val="bi"/>
                        </m:rPr>
                        <w:rPr>
                          <w:rFonts w:ascii="Cambria Math" w:hAnsi="Cambria Math"/>
                          <w:color w:val="auto"/>
                          <w:sz w:val="24"/>
                          <w:szCs w:val="24"/>
                        </w:rPr>
                        <m:t>δS</m:t>
                      </m:r>
                    </w:del>
                  </m:den>
                </m:f>
                <m:r>
                  <m:rPr>
                    <m:sty m:val="bi"/>
                  </m:rPr>
                  <w:rPr>
                    <w:rFonts w:ascii="Cambria Math" w:hAnsi="Cambria Math"/>
                    <w:color w:val="auto"/>
                    <w:sz w:val="24"/>
                    <w:szCs w:val="24"/>
                  </w:rPr>
                  <m:t xml:space="preserve"> .</m:t>
                </m:r>
              </m:oMath>
            </m:oMathPara>
          </w:p>
        </w:tc>
        <w:tc>
          <w:tcPr>
            <w:tcW w:w="868" w:type="dxa"/>
          </w:tcPr>
          <w:p w14:paraId="6CD6D936" w14:textId="73174E87"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135" w:name="_Ref282785352"/>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5</w:t>
            </w:r>
            <w:r w:rsidRPr="008D0E6F">
              <w:rPr>
                <w:rFonts w:ascii="Times New Roman" w:hAnsi="Times New Roman"/>
                <w:b w:val="0"/>
                <w:color w:val="auto"/>
                <w:sz w:val="24"/>
                <w:szCs w:val="24"/>
              </w:rPr>
              <w:t>)</w:t>
            </w:r>
            <w:bookmarkEnd w:id="135"/>
            <w:r w:rsidRPr="008D0E6F" w:rsidDel="00F8368B">
              <w:rPr>
                <w:rFonts w:ascii="Times New Roman" w:hAnsi="Times New Roman"/>
                <w:b w:val="0"/>
                <w:color w:val="auto"/>
                <w:sz w:val="24"/>
                <w:szCs w:val="24"/>
              </w:rPr>
              <w:t xml:space="preserve"> </w:t>
            </w:r>
          </w:p>
        </w:tc>
      </w:tr>
    </w:tbl>
    <w:p w14:paraId="18716DD4" w14:textId="44D998B4" w:rsidR="00317AB8" w:rsidRPr="00317AB8" w:rsidRDefault="00BB6D53" w:rsidP="00317AB8">
      <w:pPr>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are often 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201FE685"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214742" w:rsidRPr="00285858">
        <w:rPr>
          <w:rFonts w:ascii="Times New Roman" w:hAnsi="Times New Roman"/>
        </w:rPr>
        <w:t xml:space="preserve">. </w:t>
      </w:r>
      <w:r w:rsidR="009354CF">
        <w:rPr>
          <w:rFonts w:ascii="Times New Roman" w:hAnsi="Times New Roman"/>
        </w:rPr>
        <w:t xml:space="preserve">For </w:t>
      </w:r>
      <w:r w:rsidR="00F112D5">
        <w:rPr>
          <w:rFonts w:ascii="Times New Roman" w:hAnsi="Times New Roman"/>
        </w:rPr>
        <w:t xml:space="preserve">the </w:t>
      </w:r>
      <w:r w:rsidR="009354CF">
        <w:rPr>
          <w:rFonts w:ascii="Times New Roman" w:hAnsi="Times New Roman"/>
        </w:rPr>
        <w:t>purpose of illustrating direct and indirect effects</w:t>
      </w:r>
      <w:r w:rsidR="00F112D5">
        <w:rPr>
          <w:rFonts w:ascii="Times New Roman" w:hAnsi="Times New Roman"/>
        </w:rPr>
        <w:t>,</w:t>
      </w:r>
      <w:r w:rsidR="009354CF">
        <w:rPr>
          <w:rFonts w:ascii="Times New Roman" w:hAnsi="Times New Roman"/>
        </w:rPr>
        <w:t xml:space="preserve"> we label the </w:t>
      </w:r>
      <w:r w:rsidR="008A0144">
        <w:rPr>
          <w:rFonts w:ascii="Times New Roman" w:hAnsi="Times New Roman"/>
        </w:rPr>
        <w:t>abundance</w:t>
      </w:r>
      <w:r w:rsidR="009354CF">
        <w:rPr>
          <w:rFonts w:ascii="Times New Roman" w:hAnsi="Times New Roman"/>
        </w:rPr>
        <w:t xml:space="preserve"> of a focal species as </w:t>
      </w:r>
      <w:r w:rsidR="008A0144" w:rsidRPr="006D0B4E">
        <w:rPr>
          <w:rFonts w:ascii="Times New Roman" w:hAnsi="Times New Roman"/>
          <w:i/>
        </w:rPr>
        <w:t>N</w:t>
      </w:r>
      <w:r w:rsidR="00B473B1" w:rsidRPr="00570BC4">
        <w:rPr>
          <w:rFonts w:ascii="Times New Roman" w:hAnsi="Times New Roman"/>
          <w:vertAlign w:val="subscript"/>
        </w:rPr>
        <w:t>F</w:t>
      </w:r>
      <w:r w:rsidR="009354CF">
        <w:rPr>
          <w:rFonts w:ascii="Times New Roman" w:hAnsi="Times New Roman"/>
        </w:rPr>
        <w:t xml:space="preserve"> and the </w:t>
      </w:r>
      <w:r w:rsidR="008A0144">
        <w:rPr>
          <w:rFonts w:ascii="Times New Roman" w:hAnsi="Times New Roman"/>
        </w:rPr>
        <w:t xml:space="preserve">abundance of a </w:t>
      </w:r>
      <w:r w:rsidR="008A0144" w:rsidRPr="00876BF8">
        <w:rPr>
          <w:rFonts w:ascii="Times New Roman" w:hAnsi="Times New Roman" w:cs="Times New Roman"/>
        </w:rPr>
        <w:t xml:space="preserve">competitor as </w:t>
      </w:r>
      <w:r w:rsidR="00754E71" w:rsidRPr="00876BF8">
        <w:rPr>
          <w:rFonts w:ascii="Times New Roman" w:hAnsi="Times New Roman" w:cs="Times New Roman"/>
          <w:i/>
        </w:rPr>
        <w:t>N</w:t>
      </w:r>
      <w:r w:rsidR="00754E71" w:rsidRPr="00876BF8">
        <w:rPr>
          <w:rFonts w:ascii="Times New Roman" w:hAnsi="Times New Roman" w:cs="Times New Roman"/>
          <w:vertAlign w:val="subscript"/>
        </w:rPr>
        <w:t>C</w:t>
      </w:r>
      <w:r w:rsidR="00754E71" w:rsidRPr="00876BF8">
        <w:rPr>
          <w:rFonts w:ascii="Times New Roman" w:hAnsi="Times New Roman" w:cs="Times New Roman"/>
        </w:rPr>
        <w:t xml:space="preserve"> </w:t>
      </w:r>
      <w:r w:rsidR="009354CF"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181AB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136" w:name="_Ref274911854"/>
            <w:bookmarkStart w:id="137"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136"/>
            <w:r w:rsidRPr="008D0E6F">
              <w:rPr>
                <w:rFonts w:ascii="Times New Roman" w:hAnsi="Times New Roman"/>
                <w:b w:val="0"/>
                <w:color w:val="auto"/>
                <w:sz w:val="24"/>
                <w:szCs w:val="24"/>
              </w:rPr>
              <w:t>)</w:t>
            </w:r>
            <w:bookmarkEnd w:id="137"/>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181AB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138" w:name="_Ref274911859"/>
            <w:bookmarkStart w:id="139"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138"/>
            <w:r w:rsidRPr="008D0E6F">
              <w:rPr>
                <w:rFonts w:ascii="Times New Roman" w:hAnsi="Times New Roman"/>
                <w:b w:val="0"/>
                <w:color w:val="auto"/>
                <w:sz w:val="24"/>
                <w:szCs w:val="24"/>
              </w:rPr>
              <w:t>)</w:t>
            </w:r>
            <w:bookmarkEnd w:id="139"/>
          </w:p>
        </w:tc>
      </w:tr>
    </w:tbl>
    <w:p w14:paraId="25305E92" w14:textId="2B557C56"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 constant</w:t>
      </w:r>
      <w:r w:rsidR="00317AB8" w:rsidRPr="00285858">
        <w:rPr>
          <w:rFonts w:ascii="Times New Roman" w:hAnsi="Times New Roman"/>
        </w:rPr>
        <w:t xml:space="preserve"> environmental supply rate</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181AB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140" w:name="_Ref274845282"/>
            <w:bookmarkStart w:id="141"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140"/>
            <w:r w:rsidRPr="008D0E6F">
              <w:rPr>
                <w:rFonts w:ascii="Times New Roman" w:hAnsi="Times New Roman"/>
                <w:b w:val="0"/>
                <w:color w:val="auto"/>
                <w:sz w:val="24"/>
                <w:szCs w:val="24"/>
              </w:rPr>
              <w:t>)</w:t>
            </w:r>
            <w:bookmarkEnd w:id="141"/>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181AB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142" w:name="_Ref266626717"/>
            <w:bookmarkStart w:id="143"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142"/>
            <w:r w:rsidRPr="008D0E6F">
              <w:rPr>
                <w:rFonts w:ascii="Times New Roman" w:hAnsi="Times New Roman"/>
                <w:b w:val="0"/>
                <w:color w:val="auto"/>
                <w:sz w:val="24"/>
                <w:szCs w:val="24"/>
              </w:rPr>
              <w:t>)</w:t>
            </w:r>
            <w:bookmarkEnd w:id="143"/>
          </w:p>
        </w:tc>
      </w:tr>
    </w:tbl>
    <w:p w14:paraId="39C41C8A" w14:textId="06B578B1"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6C3D4C">
        <w:rPr>
          <w:rFonts w:ascii="Times New Roman" w:hAnsi="Times New Roman"/>
        </w:rPr>
        <w:t>availability constant</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181AB9"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44"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44"/>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181AB9"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45"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45"/>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181AB9"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46"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46"/>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47" w:name="_Ref282434601"/>
            <w:bookmarkStart w:id="148" w:name="_Ref266625745"/>
            <w:bookmarkStart w:id="149"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47"/>
            <w:r w:rsidRPr="008D0E6F" w:rsidDel="00F8368B">
              <w:rPr>
                <w:rFonts w:ascii="Times New Roman" w:hAnsi="Times New Roman"/>
                <w:b w:val="0"/>
                <w:color w:val="auto"/>
                <w:sz w:val="24"/>
                <w:szCs w:val="24"/>
              </w:rPr>
              <w:t xml:space="preserve"> </w:t>
            </w:r>
            <w:bookmarkEnd w:id="148"/>
            <w:bookmarkEnd w:id="149"/>
          </w:p>
        </w:tc>
      </w:tr>
    </w:tbl>
    <w:p w14:paraId="32755698" w14:textId="6FFEA63D"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However, the measure of niche overlap we use in this analysis is not</w:t>
      </w:r>
      <w:r w:rsidR="00E3692B">
        <w:rPr>
          <w:rFonts w:ascii="Times New Roman" w:hAnsi="Times New Roman"/>
        </w:rPr>
        <w:t xml:space="preserve"> always</w:t>
      </w:r>
      <w:r w:rsidR="00CA6B2F">
        <w:rPr>
          <w:rFonts w:ascii="Times New Roman" w:hAnsi="Times New Roman"/>
        </w:rPr>
        <w:t xml:space="preserve"> proportional to the angle between consumption vectors—the more specialized one species is on a single resource (i.e. the slope of its resource consumption vector gets either very small or very large) then the smaller the niche overlap is even when the angle between species</w:t>
      </w:r>
      <w:r w:rsidR="003E4E63">
        <w:rPr>
          <w:rFonts w:ascii="Times New Roman" w:hAnsi="Times New Roman"/>
        </w:rPr>
        <w:t>’</w:t>
      </w:r>
      <w:r w:rsidR="00CA6B2F">
        <w:rPr>
          <w:rFonts w:ascii="Times New Roman" w:hAnsi="Times New Roman"/>
        </w:rPr>
        <w:t xml:space="preserve"> consumption vectors </w:t>
      </w:r>
      <w:r w:rsidR="00726BEC">
        <w:rPr>
          <w:rFonts w:ascii="Times New Roman" w:hAnsi="Times New Roman"/>
        </w:rPr>
        <w:t>remains the same (F</w:t>
      </w:r>
      <w:r w:rsidR="00CA6B2F">
        <w:rPr>
          <w:rFonts w:ascii="Times New Roman" w:hAnsi="Times New Roman"/>
        </w:rPr>
        <w:t>igure 1A).</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16938C07"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7C0312">
        <w:rPr>
          <w:rFonts w:ascii="Times New Roman" w:hAnsi="Times New Roman" w:cs="Times New Roman"/>
        </w:rPr>
        <w:t xml:space="preserve">rates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sense when resource supply changes as an indirect consequence of other types 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3A8A9938" w:rsidR="00CC38DD" w:rsidRDefault="00CD0545"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As an example scenario</w:t>
      </w:r>
      <w:r w:rsidR="0012779F">
        <w:rPr>
          <w:rFonts w:ascii="Times New Roman" w:hAnsi="Times New Roman" w:cs="Times New Roman"/>
        </w:rPr>
        <w:t>,</w:t>
      </w:r>
      <w:r>
        <w:rPr>
          <w:rFonts w:ascii="Times New Roman" w:hAnsi="Times New Roman" w:cs="Times New Roman"/>
        </w:rPr>
        <w:t xml:space="preserve"> imagine </w:t>
      </w:r>
      <w:proofErr w:type="gramStart"/>
      <w:r>
        <w:rPr>
          <w:rFonts w:ascii="Times New Roman" w:hAnsi="Times New Roman" w:cs="Times New Roman"/>
        </w:rPr>
        <w:t xml:space="preserve">a </w:t>
      </w:r>
      <w:r w:rsidR="00CC38DD">
        <w:rPr>
          <w:rFonts w:ascii="Times New Roman" w:hAnsi="Times New Roman" w:cs="Times New Roman"/>
        </w:rPr>
        <w:t xml:space="preserve">focal </w:t>
      </w:r>
      <w:r>
        <w:rPr>
          <w:rFonts w:ascii="Times New Roman" w:hAnsi="Times New Roman" w:cs="Times New Roman"/>
        </w:rPr>
        <w:t xml:space="preserve">plant </w:t>
      </w:r>
      <w:r w:rsidR="00CC38DD">
        <w:rPr>
          <w:rFonts w:ascii="Times New Roman" w:hAnsi="Times New Roman" w:cs="Times New Roman"/>
        </w:rPr>
        <w:t>species</w:t>
      </w:r>
      <w:r w:rsidR="00CC38DD" w:rsidRPr="00F84CAF">
        <w:rPr>
          <w:rFonts w:ascii="Times New Roman" w:hAnsi="Times New Roman" w:cs="Times New Roman"/>
        </w:rPr>
        <w:t xml:space="preserve"> </w:t>
      </w:r>
      <w:r>
        <w:rPr>
          <w:rFonts w:ascii="Times New Roman" w:hAnsi="Times New Roman" w:cs="Times New Roman"/>
        </w:rPr>
        <w:t xml:space="preserve">is </w:t>
      </w:r>
      <w:r w:rsidR="00CC38DD">
        <w:rPr>
          <w:rFonts w:ascii="Times New Roman" w:hAnsi="Times New Roman" w:cs="Times New Roman"/>
        </w:rPr>
        <w:t>limited by</w:t>
      </w:r>
      <w:r w:rsidR="00CC38DD" w:rsidRPr="00F84CAF">
        <w:rPr>
          <w:rFonts w:ascii="Times New Roman" w:hAnsi="Times New Roman" w:cs="Times New Roman"/>
        </w:rPr>
        <w:t xml:space="preserve"> </w:t>
      </w:r>
      <w:r w:rsidR="00CC38DD">
        <w:rPr>
          <w:rFonts w:ascii="Times New Roman" w:hAnsi="Times New Roman" w:cs="Times New Roman"/>
        </w:rPr>
        <w:t>nitrogen</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1</w:t>
      </w:r>
      <w:r w:rsidR="00CC38DD" w:rsidRPr="00F84CAF">
        <w:rPr>
          <w:rFonts w:ascii="Times New Roman" w:hAnsi="Times New Roman" w:cs="Times New Roman"/>
        </w:rPr>
        <w:t>, and</w:t>
      </w:r>
      <w:r w:rsidR="00CC38DD">
        <w:rPr>
          <w:rFonts w:ascii="Times New Roman" w:hAnsi="Times New Roman" w:cs="Times New Roman"/>
        </w:rPr>
        <w:t xml:space="preserve"> </w:t>
      </w:r>
      <w:r w:rsidR="00726BEC">
        <w:rPr>
          <w:rFonts w:ascii="Times New Roman" w:hAnsi="Times New Roman" w:cs="Times New Roman"/>
        </w:rPr>
        <w:t xml:space="preserve">a </w:t>
      </w:r>
      <w:r w:rsidR="00CC38DD">
        <w:rPr>
          <w:rFonts w:ascii="Times New Roman" w:hAnsi="Times New Roman" w:cs="Times New Roman"/>
        </w:rPr>
        <w:t>competitor</w:t>
      </w:r>
      <w:proofErr w:type="gramEnd"/>
      <w:r w:rsidR="00CC38DD">
        <w:rPr>
          <w:rFonts w:ascii="Times New Roman" w:hAnsi="Times New Roman" w:cs="Times New Roman"/>
        </w:rPr>
        <w:t xml:space="preserve"> by</w:t>
      </w:r>
      <w:r w:rsidR="00CC38DD" w:rsidRPr="00F84CAF">
        <w:rPr>
          <w:rFonts w:ascii="Times New Roman" w:hAnsi="Times New Roman" w:cs="Times New Roman"/>
        </w:rPr>
        <w:t xml:space="preserve"> </w:t>
      </w:r>
      <w:r w:rsidR="00CC38DD">
        <w:rPr>
          <w:rFonts w:ascii="Times New Roman" w:hAnsi="Times New Roman" w:cs="Times New Roman"/>
        </w:rPr>
        <w:t>light</w:t>
      </w:r>
      <w:r w:rsidR="00CC38DD" w:rsidRPr="00F84CAF">
        <w:rPr>
          <w:rFonts w:ascii="Times New Roman" w:hAnsi="Times New Roman" w:cs="Times New Roman"/>
        </w:rPr>
        <w:t xml:space="preserve">, </w:t>
      </w:r>
      <w:r w:rsidR="00CC38DD" w:rsidRPr="00F84CAF">
        <w:rPr>
          <w:rFonts w:ascii="Times New Roman" w:hAnsi="Times New Roman" w:cs="Times New Roman"/>
          <w:i/>
        </w:rPr>
        <w:t>R</w:t>
      </w:r>
      <w:r w:rsidR="00CC38DD" w:rsidRPr="00883375">
        <w:rPr>
          <w:rFonts w:ascii="Times New Roman" w:hAnsi="Times New Roman" w:cs="Times New Roman"/>
          <w:vertAlign w:val="subscript"/>
        </w:rPr>
        <w:t>2</w:t>
      </w:r>
      <w:r w:rsidR="00CC38DD">
        <w:rPr>
          <w:rFonts w:ascii="Times New Roman" w:hAnsi="Times New Roman" w:cs="Times New Roman"/>
          <w:i/>
        </w:rPr>
        <w:t xml:space="preserve">, </w:t>
      </w:r>
      <w:r w:rsidR="006101C8">
        <w:rPr>
          <w:rFonts w:ascii="Times New Roman" w:hAnsi="Times New Roman" w:cs="Times New Roman"/>
          <w:noProof/>
        </w:rPr>
        <w:t>(Dybzinski and Tilman 2007</w:t>
      </w:r>
      <w:r w:rsidR="00834EC5">
        <w:rPr>
          <w:rFonts w:ascii="Times New Roman" w:hAnsi="Times New Roman" w:cs="Times New Roman"/>
          <w:noProof/>
        </w:rPr>
        <w:t>, but see their discussion of the complications inherent in light competition</w:t>
      </w:r>
      <w:r w:rsidR="006101C8">
        <w:rPr>
          <w:rFonts w:ascii="Times New Roman" w:hAnsi="Times New Roman" w:cs="Times New Roman"/>
          <w:noProof/>
        </w:rPr>
        <w:t>)</w:t>
      </w:r>
      <w:r w:rsidR="00CC38DD" w:rsidRPr="00F84CAF">
        <w:rPr>
          <w:rFonts w:ascii="Times New Roman" w:hAnsi="Times New Roman" w:cs="Times New Roman"/>
        </w:rPr>
        <w:t>.</w:t>
      </w:r>
      <w:r w:rsidR="00CC38DD">
        <w:rPr>
          <w:rFonts w:ascii="Times New Roman" w:hAnsi="Times New Roman" w:cs="Times New Roman"/>
        </w:rPr>
        <w:t xml:space="preserve">  We 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00CC38DD">
        <w:rPr>
          <w:rFonts w:ascii="Times New Roman" w:hAnsi="Times New Roman"/>
        </w:rPr>
        <w:t>.</w:t>
      </w:r>
      <w:r w:rsidR="00C76F7C">
        <w:rPr>
          <w:rFonts w:ascii="Times New Roman" w:hAnsi="Times New Roman"/>
        </w:rPr>
        <w:t xml:space="preserve"> </w:t>
      </w:r>
      <w:r w:rsidR="00DE3B77">
        <w:rPr>
          <w:rFonts w:ascii="Times New Roman" w:hAnsi="Times New Roman"/>
        </w:rPr>
        <w:t xml:space="preserve">The </w:t>
      </w:r>
      <w:r w:rsidR="00DE3B77" w:rsidRPr="00D72E42">
        <w:rPr>
          <w:rFonts w:ascii="Times New Roman" w:hAnsi="Times New Roman"/>
        </w:rPr>
        <w:t xml:space="preserve">formula in equations (4) </w:t>
      </w:r>
      <w:r w:rsidR="00DE3B77" w:rsidRPr="00600AF3">
        <w:rPr>
          <w:rFonts w:ascii="Times New Roman" w:hAnsi="Times New Roman"/>
        </w:rPr>
        <w:t xml:space="preserve">and </w:t>
      </w:r>
      <w:r w:rsidR="00344352" w:rsidRPr="00600AF3">
        <w:rPr>
          <w:rFonts w:ascii="Times New Roman" w:hAnsi="Times New Roman"/>
        </w:rPr>
        <w:t>(</w:t>
      </w:r>
      <w:r w:rsidR="00344352" w:rsidRPr="00600AF3">
        <w:rPr>
          <w:rFonts w:ascii="Times New Roman" w:hAnsi="Times New Roman"/>
          <w:noProof/>
        </w:rPr>
        <w:t>5</w:t>
      </w:r>
      <w:r w:rsidR="00344352" w:rsidRPr="00600AF3">
        <w:rPr>
          <w:rFonts w:ascii="Times New Roman" w:hAnsi="Times New Roman"/>
        </w:rPr>
        <w:t>)</w:t>
      </w:r>
      <w:r w:rsidR="00DE3B77" w:rsidRPr="00600AF3">
        <w:rPr>
          <w:rFonts w:ascii="Times New Roman" w:hAnsi="Times New Roman"/>
        </w:rPr>
        <w:t xml:space="preserve"> give</w:t>
      </w:r>
      <w:r w:rsidR="00DE3B77" w:rsidRPr="00D72E42">
        <w:rPr>
          <w:rFonts w:ascii="Times New Roman" w:hAnsi="Times New Roman"/>
        </w:rPr>
        <w:t xml:space="preserve"> us a way to solve for net and indirect effects</w:t>
      </w:r>
      <w:r w:rsidR="005D13F3" w:rsidRPr="00D72E42">
        <w:rPr>
          <w:rFonts w:ascii="Times New Roman" w:hAnsi="Times New Roman"/>
        </w:rPr>
        <w:t>.  First we find the component partial derivatives by</w:t>
      </w:r>
      <w:r w:rsidR="00DE3B77" w:rsidRPr="00D72E42">
        <w:rPr>
          <w:rFonts w:ascii="Times New Roman" w:hAnsi="Times New Roman"/>
        </w:rPr>
        <w:t xml:space="preserve"> differentiating the equations for</w:t>
      </w:r>
      <w:r w:rsidR="00600AF3">
        <w:rPr>
          <w:rFonts w:ascii="Times New Roman" w:hAnsi="Times New Roman"/>
        </w:rPr>
        <w:t xml:space="preserve"> the </w:t>
      </w:r>
      <w:r w:rsidR="003E4E63">
        <w:rPr>
          <w:rFonts w:ascii="Times New Roman" w:hAnsi="Times New Roman"/>
        </w:rPr>
        <w:t>abundance of each species at</w:t>
      </w:r>
      <w:r w:rsidR="00DE3B77" w:rsidRPr="00D72E42">
        <w:rPr>
          <w:rFonts w:ascii="Times New Roman" w:hAnsi="Times New Roman"/>
        </w:rPr>
        <w:t xml:space="preserve"> equilibri</w:t>
      </w:r>
      <w:r w:rsidR="003E4E63">
        <w:rPr>
          <w:rFonts w:ascii="Times New Roman" w:hAnsi="Times New Roman"/>
        </w:rPr>
        <w:t>um</w:t>
      </w:r>
      <w:r w:rsidR="00600AF3">
        <w:rPr>
          <w:rFonts w:ascii="Times New Roman" w:hAnsi="Times New Roman"/>
        </w:rPr>
        <w:t xml:space="preserve"> (</w:t>
      </w:r>
      <w:proofErr w:type="spellStart"/>
      <w:r w:rsidR="00600AF3">
        <w:rPr>
          <w:rFonts w:ascii="Times New Roman" w:hAnsi="Times New Roman"/>
        </w:rPr>
        <w:t>eqq</w:t>
      </w:r>
      <w:proofErr w:type="spellEnd"/>
      <w:r w:rsidR="00600AF3">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11</w:t>
      </w:r>
      <w:r w:rsidR="00344352" w:rsidRPr="00D72E42">
        <w:rPr>
          <w:rFonts w:ascii="Times New Roman" w:hAnsi="Times New Roman"/>
        </w:rPr>
        <w:t>)</w:t>
      </w:r>
      <w:r w:rsidR="0085410F" w:rsidRPr="00D72E42">
        <w:rPr>
          <w:rFonts w:ascii="Times New Roman" w:hAnsi="Times New Roman"/>
        </w:rPr>
        <w:t xml:space="preserve"> </w:t>
      </w:r>
      <w:proofErr w:type="gramStart"/>
      <w:r w:rsidR="0085410F" w:rsidRPr="00D72E42">
        <w:rPr>
          <w:rFonts w:ascii="Times New Roman" w:hAnsi="Times New Roman"/>
        </w:rPr>
        <w:t>and</w:t>
      </w:r>
      <w:proofErr w:type="gramEnd"/>
      <w:r w:rsidR="0085410F" w:rsidRPr="00D72E42">
        <w:rPr>
          <w:rFonts w:ascii="Times New Roman" w:hAnsi="Times New Roman"/>
        </w:rPr>
        <w:t xml:space="preserve"> </w:t>
      </w:r>
      <w:r w:rsidR="00344352" w:rsidRPr="00D72E42">
        <w:rPr>
          <w:rFonts w:ascii="Times New Roman" w:hAnsi="Times New Roman"/>
        </w:rPr>
        <w:t>(</w:t>
      </w:r>
      <w:r w:rsidR="00344352" w:rsidRPr="00D72E42">
        <w:rPr>
          <w:rFonts w:ascii="Times New Roman" w:hAnsi="Times New Roman"/>
          <w:noProof/>
        </w:rPr>
        <w:t>12</w:t>
      </w:r>
      <w:r w:rsidR="00344352" w:rsidRPr="00D72E42">
        <w:rPr>
          <w:rFonts w:ascii="Times New Roman" w:hAnsi="Times New Roman"/>
        </w:rPr>
        <w:t>)</w:t>
      </w:r>
      <w:r w:rsidR="00600AF3">
        <w:rPr>
          <w:rFonts w:ascii="Times New Roman" w:hAnsi="Times New Roman"/>
        </w:rPr>
        <w:t>)</w:t>
      </w:r>
      <w:r w:rsidR="00DE3B77" w:rsidRPr="00D72E42">
        <w:rPr>
          <w:rFonts w:ascii="Times New Roman" w:hAnsi="Times New Roman"/>
        </w:rPr>
        <w:t xml:space="preserve"> with respect </w:t>
      </w:r>
      <w:r w:rsidR="00DE3B77">
        <w:rPr>
          <w:rFonts w:ascii="Times New Roman" w:hAnsi="Times New Roman"/>
        </w:rPr>
        <w:t xml:space="preserve">to resource supply and competitor abundance: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5AF2DD49" w:rsidR="00DE3B77" w:rsidRPr="00912165" w:rsidRDefault="00181AB9" w:rsidP="00AA174E">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50"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50"/>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0533E0F4" w:rsidR="00DE3B77" w:rsidRPr="00912165" w:rsidRDefault="00181AB9"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674AAF40" w:rsidR="00DE3B77" w:rsidRPr="00912165" w:rsidRDefault="00181AB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151"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151"/>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64323E64" w:rsidR="00DE3B77" w:rsidRPr="00912165" w:rsidRDefault="00181AB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152"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152"/>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1F3C636E" w:rsidR="00DE3B77" w:rsidRPr="00912165" w:rsidRDefault="00181AB9"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79B764CB" w:rsidR="00DE3B77" w:rsidRPr="00912165" w:rsidRDefault="00181AB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08524BC0" w:rsidR="0085410F" w:rsidRPr="00D72E42" w:rsidRDefault="00181AB9"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181AB9"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153"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153"/>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7652F5FD" w:rsidR="0085410F" w:rsidRPr="00D72E42" w:rsidRDefault="00181AB9"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0872418C"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221C8ADB" w:rsidR="00C76F7C" w:rsidRPr="00D72E42" w:rsidRDefault="00181AB9"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154"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154"/>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155" w:name="_Ref266527885"/>
      <w:bookmarkStart w:id="156"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155"/>
    <w:bookmarkEnd w:id="156"/>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181AB9"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157"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157"/>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181AB9" w:rsidP="00E9752C">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158" w:name="_Ref266964749"/>
            <w:bookmarkStart w:id="159" w:name="_Ref266964761"/>
            <w:bookmarkStart w:id="160"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158"/>
            <w:bookmarkEnd w:id="159"/>
            <w:r w:rsidRPr="00A546E3">
              <w:rPr>
                <w:rFonts w:ascii="Times New Roman" w:hAnsi="Times New Roman"/>
                <w:b w:val="0"/>
                <w:color w:val="auto"/>
                <w:sz w:val="24"/>
                <w:szCs w:val="24"/>
              </w:rPr>
              <w:t>)</w:t>
            </w:r>
            <w:bookmarkEnd w:id="160"/>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181AB9"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161"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161"/>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181AB9"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181AB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162"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162"/>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181AB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163" w:name="_Ref283038091"/>
            <w:bookmarkStart w:id="164"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163"/>
            <w:r w:rsidRPr="008D0E6F">
              <w:rPr>
                <w:rFonts w:ascii="Times New Roman" w:hAnsi="Times New Roman"/>
                <w:b w:val="0"/>
                <w:color w:val="auto"/>
                <w:sz w:val="24"/>
                <w:szCs w:val="24"/>
              </w:rPr>
              <w:t>)</w:t>
            </w:r>
            <w:bookmarkEnd w:id="164"/>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165" w:name="_Ref282964423"/>
            <w:bookmarkStart w:id="166"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165"/>
            <w:r w:rsidRPr="008D0E6F">
              <w:rPr>
                <w:rFonts w:ascii="Times New Roman" w:hAnsi="Times New Roman"/>
                <w:b w:val="0"/>
                <w:color w:val="auto"/>
                <w:sz w:val="24"/>
                <w:szCs w:val="24"/>
              </w:rPr>
              <w:t>)</w:t>
            </w:r>
            <w:bookmarkEnd w:id="166"/>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2189FA15" w:rsidR="00386F98" w:rsidRPr="00060B59" w:rsidRDefault="00181AB9" w:rsidP="00176181">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167" w:name="_Ref276053004"/>
            <w:bookmarkStart w:id="168" w:name="_Ref271101914"/>
            <w:bookmarkStart w:id="169"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167"/>
            <w:bookmarkEnd w:id="168"/>
            <w:r w:rsidRPr="00060B59">
              <w:rPr>
                <w:rFonts w:ascii="Times New Roman" w:hAnsi="Times New Roman"/>
                <w:b w:val="0"/>
                <w:color w:val="auto"/>
                <w:sz w:val="24"/>
                <w:szCs w:val="24"/>
              </w:rPr>
              <w:t>)</w:t>
            </w:r>
            <w:bookmarkEnd w:id="169"/>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07AFA766"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We confirmed our 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closely 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(Lee et al. 2001; 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(Dybzinski and 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181AB9"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181AB9"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181AB9"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3B040B83" w14:textId="0A96708B" w:rsidR="00B549DE" w:rsidRDefault="00B549DE">
      <w:pPr>
        <w:rPr>
          <w:rFonts w:ascii="Times New Roman" w:hAnsi="Times New Roman"/>
          <w:b/>
        </w:rPr>
      </w:pPr>
      <w:r>
        <w:rPr>
          <w:rFonts w:ascii="Times New Roman" w:hAnsi="Times New Roman"/>
          <w:b/>
        </w:rPr>
        <w:br w:type="page"/>
      </w:r>
    </w:p>
    <w:p w14:paraId="444C5A7E" w14:textId="77777777" w:rsidR="00B01B28" w:rsidRDefault="00B01B28" w:rsidP="000B3B36">
      <w:pPr>
        <w:spacing w:line="480" w:lineRule="auto"/>
        <w:rPr>
          <w:rFonts w:ascii="Times New Roman" w:hAnsi="Times New Roman"/>
        </w:rPr>
      </w:pPr>
      <w:r w:rsidRPr="000B3B36">
        <w:rPr>
          <w:rFonts w:ascii="Times New Roman" w:hAnsi="Times New Roman"/>
          <w:noProof/>
        </w:rPr>
        <w:drawing>
          <wp:inline distT="0" distB="0" distL="0" distR="0" wp14:anchorId="4DAA0A89" wp14:editId="45BD6155">
            <wp:extent cx="3931920" cy="3601638"/>
            <wp:effectExtent l="0" t="0" r="508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601638"/>
                    </a:xfrm>
                    <a:prstGeom prst="rect">
                      <a:avLst/>
                    </a:prstGeom>
                    <a:noFill/>
                    <a:ln>
                      <a:noFill/>
                    </a:ln>
                  </pic:spPr>
                </pic:pic>
              </a:graphicData>
            </a:graphic>
          </wp:inline>
        </w:drawing>
      </w:r>
    </w:p>
    <w:p w14:paraId="6AE1449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2.</w:t>
      </w:r>
    </w:p>
    <w:p w14:paraId="0E17D2D5" w14:textId="55FC7579" w:rsidR="00B549DE" w:rsidRDefault="00B549DE">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61618F">
        <w:trPr>
          <w:trHeight w:val="1089"/>
        </w:trPr>
        <w:tc>
          <w:tcPr>
            <w:tcW w:w="864" w:type="dxa"/>
          </w:tcPr>
          <w:p w14:paraId="62168865" w14:textId="77777777" w:rsidR="009D6269" w:rsidRPr="000F3E13" w:rsidRDefault="009D6269" w:rsidP="0061618F">
            <w:pPr>
              <w:spacing w:line="480" w:lineRule="auto"/>
              <w:rPr>
                <w:rFonts w:ascii="Times New Roman" w:hAnsi="Times New Roman" w:cs="Times New Roman"/>
                <w:b/>
              </w:rPr>
            </w:pPr>
          </w:p>
        </w:tc>
        <w:tc>
          <w:tcPr>
            <w:tcW w:w="7200" w:type="dxa"/>
          </w:tcPr>
          <w:p w14:paraId="157B7AF0"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61618F">
        <w:trPr>
          <w:trHeight w:val="1089"/>
        </w:trPr>
        <w:tc>
          <w:tcPr>
            <w:tcW w:w="864" w:type="dxa"/>
          </w:tcPr>
          <w:p w14:paraId="3E5A1EE2" w14:textId="77777777" w:rsidR="009D6269" w:rsidRPr="000F3E13" w:rsidRDefault="009D6269" w:rsidP="0061618F">
            <w:pPr>
              <w:spacing w:line="480" w:lineRule="auto"/>
              <w:rPr>
                <w:rFonts w:ascii="Times New Roman" w:hAnsi="Times New Roman" w:cs="Times New Roman"/>
                <w:b/>
              </w:rPr>
            </w:pPr>
          </w:p>
        </w:tc>
        <w:tc>
          <w:tcPr>
            <w:tcW w:w="7200" w:type="dxa"/>
          </w:tcPr>
          <w:p w14:paraId="225FA510" w14:textId="77777777" w:rsidR="009D6269" w:rsidRPr="000F3E13" w:rsidRDefault="00181AB9"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61618F">
        <w:trPr>
          <w:trHeight w:val="1089"/>
        </w:trPr>
        <w:tc>
          <w:tcPr>
            <w:tcW w:w="864" w:type="dxa"/>
          </w:tcPr>
          <w:p w14:paraId="6D402381" w14:textId="77777777" w:rsidR="009D6269" w:rsidRPr="000F3E13" w:rsidRDefault="009D6269" w:rsidP="0061618F">
            <w:pPr>
              <w:spacing w:line="480" w:lineRule="auto"/>
              <w:rPr>
                <w:rFonts w:ascii="Times New Roman" w:hAnsi="Times New Roman" w:cs="Times New Roman"/>
                <w:b/>
              </w:rPr>
            </w:pPr>
          </w:p>
        </w:tc>
        <w:tc>
          <w:tcPr>
            <w:tcW w:w="7200" w:type="dxa"/>
          </w:tcPr>
          <w:p w14:paraId="509EFD3B"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61618F">
        <w:trPr>
          <w:trHeight w:val="1089"/>
        </w:trPr>
        <w:tc>
          <w:tcPr>
            <w:tcW w:w="864" w:type="dxa"/>
          </w:tcPr>
          <w:p w14:paraId="49F921AD" w14:textId="77777777" w:rsidR="009D6269" w:rsidRPr="000F3E13" w:rsidRDefault="009D6269" w:rsidP="0061618F">
            <w:pPr>
              <w:spacing w:line="480" w:lineRule="auto"/>
              <w:rPr>
                <w:rFonts w:ascii="Times New Roman" w:hAnsi="Times New Roman" w:cs="Times New Roman"/>
                <w:b/>
              </w:rPr>
            </w:pPr>
          </w:p>
        </w:tc>
        <w:tc>
          <w:tcPr>
            <w:tcW w:w="7200" w:type="dxa"/>
          </w:tcPr>
          <w:p w14:paraId="758DBCB7" w14:textId="77777777" w:rsidR="009D6269" w:rsidRPr="000F3E13" w:rsidRDefault="00181AB9" w:rsidP="0061618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61618F">
        <w:trPr>
          <w:trHeight w:val="1089"/>
        </w:trPr>
        <w:tc>
          <w:tcPr>
            <w:tcW w:w="864" w:type="dxa"/>
          </w:tcPr>
          <w:p w14:paraId="76A50DF5" w14:textId="77777777" w:rsidR="009D6269" w:rsidRPr="000F3E13" w:rsidRDefault="009D6269" w:rsidP="0061618F">
            <w:pPr>
              <w:spacing w:line="480" w:lineRule="auto"/>
              <w:rPr>
                <w:rFonts w:ascii="Times New Roman" w:hAnsi="Times New Roman" w:cs="Times New Roman"/>
                <w:b/>
              </w:rPr>
            </w:pPr>
          </w:p>
        </w:tc>
        <w:tc>
          <w:tcPr>
            <w:tcW w:w="7200" w:type="dxa"/>
          </w:tcPr>
          <w:p w14:paraId="351560D9"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170"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170"/>
          </w:p>
        </w:tc>
      </w:tr>
      <w:tr w:rsidR="009D6269" w:rsidRPr="000F3E13" w14:paraId="4ECDB392" w14:textId="77777777" w:rsidTr="0061618F">
        <w:trPr>
          <w:trHeight w:val="1089"/>
        </w:trPr>
        <w:tc>
          <w:tcPr>
            <w:tcW w:w="864" w:type="dxa"/>
          </w:tcPr>
          <w:p w14:paraId="4F616ED9" w14:textId="77777777" w:rsidR="009D6269" w:rsidRPr="000F3E13" w:rsidRDefault="009D6269" w:rsidP="0061618F">
            <w:pPr>
              <w:spacing w:line="480" w:lineRule="auto"/>
              <w:rPr>
                <w:rFonts w:ascii="Times New Roman" w:hAnsi="Times New Roman" w:cs="Times New Roman"/>
                <w:b/>
              </w:rPr>
            </w:pPr>
          </w:p>
        </w:tc>
        <w:tc>
          <w:tcPr>
            <w:tcW w:w="7200" w:type="dxa"/>
          </w:tcPr>
          <w:p w14:paraId="67E666BA" w14:textId="77777777" w:rsidR="009D6269" w:rsidRPr="000F3E13"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61618F">
            <w:pPr>
              <w:spacing w:line="480" w:lineRule="auto"/>
              <w:jc w:val="center"/>
              <w:rPr>
                <w:rFonts w:ascii="Times New Roman" w:hAnsi="Times New Roman" w:cs="Times New Roman"/>
              </w:rPr>
            </w:pPr>
            <w:bookmarkStart w:id="171"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171"/>
          </w:p>
        </w:tc>
      </w:tr>
      <w:tr w:rsidR="009D6269" w:rsidRPr="000F3E13" w14:paraId="6201F244" w14:textId="77777777" w:rsidTr="0061618F">
        <w:trPr>
          <w:trHeight w:val="1089"/>
        </w:trPr>
        <w:tc>
          <w:tcPr>
            <w:tcW w:w="864" w:type="dxa"/>
          </w:tcPr>
          <w:p w14:paraId="446EC3D4" w14:textId="77777777" w:rsidR="009D6269" w:rsidRPr="000F3E13" w:rsidRDefault="009D6269" w:rsidP="0061618F">
            <w:pPr>
              <w:spacing w:line="480" w:lineRule="auto"/>
              <w:rPr>
                <w:rFonts w:ascii="Times New Roman" w:hAnsi="Times New Roman" w:cs="Times New Roman"/>
                <w:b/>
              </w:rPr>
            </w:pPr>
          </w:p>
        </w:tc>
        <w:tc>
          <w:tcPr>
            <w:tcW w:w="7200" w:type="dxa"/>
          </w:tcPr>
          <w:p w14:paraId="685B630C" w14:textId="77777777" w:rsidR="009D6269" w:rsidRPr="000F3E13" w:rsidRDefault="00181AB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61618F">
            <w:pPr>
              <w:spacing w:line="480" w:lineRule="auto"/>
              <w:jc w:val="center"/>
              <w:rPr>
                <w:rFonts w:ascii="Times New Roman" w:hAnsi="Times New Roman" w:cs="Times New Roman"/>
              </w:rPr>
            </w:pPr>
            <w:bookmarkStart w:id="172"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172"/>
          </w:p>
        </w:tc>
      </w:tr>
      <w:tr w:rsidR="009D6269" w:rsidRPr="000F3E13" w14:paraId="3DF213DD" w14:textId="77777777" w:rsidTr="0061618F">
        <w:trPr>
          <w:trHeight w:val="1089"/>
        </w:trPr>
        <w:tc>
          <w:tcPr>
            <w:tcW w:w="864" w:type="dxa"/>
          </w:tcPr>
          <w:p w14:paraId="7FB7FDFB" w14:textId="77777777" w:rsidR="009D6269" w:rsidRPr="000F3E13" w:rsidRDefault="009D6269" w:rsidP="0061618F">
            <w:pPr>
              <w:spacing w:line="480" w:lineRule="auto"/>
              <w:rPr>
                <w:rFonts w:ascii="Times New Roman" w:hAnsi="Times New Roman" w:cs="Times New Roman"/>
                <w:b/>
              </w:rPr>
            </w:pPr>
          </w:p>
        </w:tc>
        <w:tc>
          <w:tcPr>
            <w:tcW w:w="7200" w:type="dxa"/>
          </w:tcPr>
          <w:p w14:paraId="509779DF" w14:textId="77777777" w:rsidR="009D6269" w:rsidRPr="000F3E13" w:rsidRDefault="00181AB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61618F">
            <w:pPr>
              <w:spacing w:line="480" w:lineRule="auto"/>
              <w:jc w:val="center"/>
              <w:rPr>
                <w:rFonts w:ascii="Times New Roman" w:hAnsi="Times New Roman" w:cs="Times New Roman"/>
              </w:rPr>
            </w:pPr>
            <w:bookmarkStart w:id="173"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173"/>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61618F">
        <w:trPr>
          <w:trHeight w:val="1089"/>
        </w:trPr>
        <w:tc>
          <w:tcPr>
            <w:tcW w:w="864" w:type="dxa"/>
          </w:tcPr>
          <w:p w14:paraId="560E5BE6" w14:textId="77777777" w:rsidR="009D6269" w:rsidRPr="000F3E13" w:rsidRDefault="009D6269" w:rsidP="0061618F">
            <w:pPr>
              <w:spacing w:line="480" w:lineRule="auto"/>
              <w:rPr>
                <w:rFonts w:ascii="Times New Roman" w:hAnsi="Times New Roman" w:cs="Times New Roman"/>
                <w:b/>
              </w:rPr>
            </w:pPr>
          </w:p>
        </w:tc>
        <w:tc>
          <w:tcPr>
            <w:tcW w:w="7200" w:type="dxa"/>
          </w:tcPr>
          <w:p w14:paraId="7FE86D47" w14:textId="77777777" w:rsidR="009D6269" w:rsidRPr="000F3E13" w:rsidRDefault="00181AB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61618F">
            <w:pPr>
              <w:spacing w:line="480" w:lineRule="auto"/>
              <w:jc w:val="center"/>
              <w:rPr>
                <w:rFonts w:ascii="Times New Roman" w:hAnsi="Times New Roman" w:cs="Times New Roman"/>
              </w:rPr>
            </w:pPr>
            <w:bookmarkStart w:id="174"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174"/>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61618F">
        <w:trPr>
          <w:trHeight w:val="1089"/>
        </w:trPr>
        <w:tc>
          <w:tcPr>
            <w:tcW w:w="841" w:type="dxa"/>
          </w:tcPr>
          <w:p w14:paraId="0335817C" w14:textId="77777777" w:rsidR="009D6269" w:rsidRPr="000F3E13" w:rsidRDefault="009D6269" w:rsidP="0061618F">
            <w:pPr>
              <w:spacing w:line="480" w:lineRule="auto"/>
              <w:rPr>
                <w:rFonts w:ascii="Times New Roman" w:hAnsi="Times New Roman" w:cs="Times New Roman"/>
                <w:b/>
              </w:rPr>
            </w:pPr>
          </w:p>
        </w:tc>
        <w:tc>
          <w:tcPr>
            <w:tcW w:w="6941" w:type="dxa"/>
          </w:tcPr>
          <w:p w14:paraId="36B519AF"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175"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175"/>
          </w:p>
        </w:tc>
      </w:tr>
      <w:tr w:rsidR="009D6269" w:rsidRPr="000F3E13" w14:paraId="75561DD2" w14:textId="77777777" w:rsidTr="0061618F">
        <w:trPr>
          <w:trHeight w:val="1089"/>
        </w:trPr>
        <w:tc>
          <w:tcPr>
            <w:tcW w:w="841" w:type="dxa"/>
          </w:tcPr>
          <w:p w14:paraId="1CD29F7B" w14:textId="77777777" w:rsidR="009D6269" w:rsidRPr="000F3E13" w:rsidRDefault="009D6269" w:rsidP="0061618F">
            <w:pPr>
              <w:spacing w:line="480" w:lineRule="auto"/>
              <w:rPr>
                <w:rFonts w:ascii="Times New Roman" w:hAnsi="Times New Roman" w:cs="Times New Roman"/>
                <w:b/>
              </w:rPr>
            </w:pPr>
          </w:p>
        </w:tc>
        <w:tc>
          <w:tcPr>
            <w:tcW w:w="6941" w:type="dxa"/>
          </w:tcPr>
          <w:p w14:paraId="573CEB3A" w14:textId="77777777" w:rsidR="009D6269" w:rsidRPr="000F3E13" w:rsidRDefault="00181AB9"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61618F">
            <w:pPr>
              <w:pStyle w:val="Caption"/>
              <w:jc w:val="center"/>
              <w:rPr>
                <w:rFonts w:ascii="Times New Roman" w:hAnsi="Times New Roman" w:cs="Times New Roman"/>
                <w:b w:val="0"/>
                <w:color w:val="auto"/>
                <w:sz w:val="24"/>
                <w:szCs w:val="24"/>
              </w:rPr>
            </w:pPr>
            <w:bookmarkStart w:id="176"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176"/>
          </w:p>
          <w:p w14:paraId="74B24035" w14:textId="77777777" w:rsidR="009D6269" w:rsidRPr="000F3E13" w:rsidRDefault="009D6269" w:rsidP="0061618F">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61618F">
        <w:trPr>
          <w:trHeight w:val="1089"/>
        </w:trPr>
        <w:tc>
          <w:tcPr>
            <w:tcW w:w="841" w:type="dxa"/>
          </w:tcPr>
          <w:p w14:paraId="6C424354" w14:textId="77777777" w:rsidR="009D6269" w:rsidRPr="000F3E13" w:rsidRDefault="009D6269" w:rsidP="0061618F">
            <w:pPr>
              <w:spacing w:line="480" w:lineRule="auto"/>
              <w:rPr>
                <w:rFonts w:ascii="Times New Roman" w:hAnsi="Times New Roman" w:cs="Times New Roman"/>
                <w:b/>
              </w:rPr>
            </w:pPr>
          </w:p>
        </w:tc>
        <w:tc>
          <w:tcPr>
            <w:tcW w:w="6941" w:type="dxa"/>
          </w:tcPr>
          <w:p w14:paraId="451DCF86"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61618F">
        <w:trPr>
          <w:trHeight w:val="1089"/>
        </w:trPr>
        <w:tc>
          <w:tcPr>
            <w:tcW w:w="841" w:type="dxa"/>
          </w:tcPr>
          <w:p w14:paraId="6F005E7A" w14:textId="77777777" w:rsidR="009D6269" w:rsidRPr="000F3E13" w:rsidRDefault="009D6269" w:rsidP="0061618F">
            <w:pPr>
              <w:spacing w:line="480" w:lineRule="auto"/>
              <w:rPr>
                <w:rFonts w:ascii="Times New Roman" w:hAnsi="Times New Roman" w:cs="Times New Roman"/>
                <w:b/>
              </w:rPr>
            </w:pPr>
          </w:p>
        </w:tc>
        <w:tc>
          <w:tcPr>
            <w:tcW w:w="6941" w:type="dxa"/>
          </w:tcPr>
          <w:p w14:paraId="7C356035" w14:textId="77777777" w:rsidR="009D6269" w:rsidRPr="00DB34BE"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61618F">
        <w:trPr>
          <w:trHeight w:val="1089"/>
        </w:trPr>
        <w:tc>
          <w:tcPr>
            <w:tcW w:w="841" w:type="dxa"/>
          </w:tcPr>
          <w:p w14:paraId="6C161D5B" w14:textId="77777777" w:rsidR="009D6269" w:rsidRPr="000F3E13" w:rsidRDefault="009D6269" w:rsidP="0061618F">
            <w:pPr>
              <w:spacing w:line="480" w:lineRule="auto"/>
              <w:rPr>
                <w:rFonts w:ascii="Times New Roman" w:hAnsi="Times New Roman" w:cs="Times New Roman"/>
                <w:b/>
              </w:rPr>
            </w:pPr>
          </w:p>
        </w:tc>
        <w:tc>
          <w:tcPr>
            <w:tcW w:w="6941" w:type="dxa"/>
          </w:tcPr>
          <w:p w14:paraId="27712E83"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61618F">
        <w:trPr>
          <w:trHeight w:val="1089"/>
        </w:trPr>
        <w:tc>
          <w:tcPr>
            <w:tcW w:w="841" w:type="dxa"/>
          </w:tcPr>
          <w:p w14:paraId="766840E1" w14:textId="77777777" w:rsidR="009D6269" w:rsidRPr="000F3E13" w:rsidRDefault="009D6269" w:rsidP="0061618F">
            <w:pPr>
              <w:spacing w:line="480" w:lineRule="auto"/>
              <w:rPr>
                <w:rFonts w:ascii="Times New Roman" w:hAnsi="Times New Roman" w:cs="Times New Roman"/>
                <w:b/>
              </w:rPr>
            </w:pPr>
          </w:p>
        </w:tc>
        <w:tc>
          <w:tcPr>
            <w:tcW w:w="6941" w:type="dxa"/>
          </w:tcPr>
          <w:p w14:paraId="188DF3AC"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61618F">
        <w:trPr>
          <w:trHeight w:val="1089"/>
        </w:trPr>
        <w:tc>
          <w:tcPr>
            <w:tcW w:w="841" w:type="dxa"/>
          </w:tcPr>
          <w:p w14:paraId="02D95389" w14:textId="77777777" w:rsidR="009D6269" w:rsidRPr="000F3E13" w:rsidRDefault="009D6269" w:rsidP="0061618F">
            <w:pPr>
              <w:spacing w:line="480" w:lineRule="auto"/>
              <w:rPr>
                <w:rFonts w:ascii="Times New Roman" w:hAnsi="Times New Roman" w:cs="Times New Roman"/>
                <w:b/>
              </w:rPr>
            </w:pPr>
          </w:p>
        </w:tc>
        <w:tc>
          <w:tcPr>
            <w:tcW w:w="6941" w:type="dxa"/>
          </w:tcPr>
          <w:p w14:paraId="66665DD3" w14:textId="77777777" w:rsidR="009D6269" w:rsidRPr="002F6FAA" w:rsidRDefault="00181AB9"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61618F">
        <w:trPr>
          <w:trHeight w:val="1089"/>
        </w:trPr>
        <w:tc>
          <w:tcPr>
            <w:tcW w:w="841" w:type="dxa"/>
          </w:tcPr>
          <w:p w14:paraId="01B75B2C" w14:textId="77777777" w:rsidR="009D6269" w:rsidRPr="000F3E13" w:rsidRDefault="009D6269" w:rsidP="0061618F">
            <w:pPr>
              <w:spacing w:line="480" w:lineRule="auto"/>
              <w:rPr>
                <w:rFonts w:ascii="Times New Roman" w:hAnsi="Times New Roman" w:cs="Times New Roman"/>
                <w:b/>
              </w:rPr>
            </w:pPr>
          </w:p>
        </w:tc>
        <w:tc>
          <w:tcPr>
            <w:tcW w:w="6941" w:type="dxa"/>
          </w:tcPr>
          <w:p w14:paraId="7231452E"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61618F">
        <w:trPr>
          <w:trHeight w:val="1089"/>
        </w:trPr>
        <w:tc>
          <w:tcPr>
            <w:tcW w:w="864" w:type="dxa"/>
          </w:tcPr>
          <w:p w14:paraId="61F0AF8D" w14:textId="77777777" w:rsidR="009D6269" w:rsidRPr="000F3E13" w:rsidRDefault="009D6269" w:rsidP="0061618F">
            <w:pPr>
              <w:spacing w:line="480" w:lineRule="auto"/>
              <w:rPr>
                <w:rFonts w:ascii="Times New Roman" w:hAnsi="Times New Roman" w:cs="Times New Roman"/>
                <w:b/>
              </w:rPr>
            </w:pPr>
          </w:p>
        </w:tc>
        <w:tc>
          <w:tcPr>
            <w:tcW w:w="7200" w:type="dxa"/>
          </w:tcPr>
          <w:p w14:paraId="698BAC2E"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61618F">
        <w:trPr>
          <w:trHeight w:val="1089"/>
        </w:trPr>
        <w:tc>
          <w:tcPr>
            <w:tcW w:w="864" w:type="dxa"/>
          </w:tcPr>
          <w:p w14:paraId="71E9736C" w14:textId="77777777" w:rsidR="009D6269" w:rsidRPr="000F3E13" w:rsidRDefault="009D6269" w:rsidP="0061618F">
            <w:pPr>
              <w:spacing w:line="480" w:lineRule="auto"/>
              <w:rPr>
                <w:rFonts w:ascii="Times New Roman" w:hAnsi="Times New Roman" w:cs="Times New Roman"/>
                <w:b/>
              </w:rPr>
            </w:pPr>
          </w:p>
        </w:tc>
        <w:tc>
          <w:tcPr>
            <w:tcW w:w="7200" w:type="dxa"/>
          </w:tcPr>
          <w:p w14:paraId="23FDEC19" w14:textId="77777777" w:rsidR="009D6269" w:rsidRPr="000F3E13"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61618F">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61618F">
        <w:trPr>
          <w:trHeight w:val="1089"/>
        </w:trPr>
        <w:tc>
          <w:tcPr>
            <w:tcW w:w="864" w:type="dxa"/>
          </w:tcPr>
          <w:p w14:paraId="781DB9B2" w14:textId="77777777" w:rsidR="009D6269" w:rsidRPr="000F3E13" w:rsidRDefault="009D6269" w:rsidP="0061618F">
            <w:pPr>
              <w:spacing w:line="480" w:lineRule="auto"/>
              <w:rPr>
                <w:rFonts w:ascii="Times New Roman" w:hAnsi="Times New Roman" w:cs="Times New Roman"/>
                <w:b/>
              </w:rPr>
            </w:pPr>
          </w:p>
        </w:tc>
        <w:tc>
          <w:tcPr>
            <w:tcW w:w="7200" w:type="dxa"/>
          </w:tcPr>
          <w:p w14:paraId="2769C76B" w14:textId="77777777" w:rsidR="009D6269" w:rsidRPr="000F3E13" w:rsidRDefault="00181AB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61618F">
        <w:trPr>
          <w:trHeight w:val="1089"/>
        </w:trPr>
        <w:tc>
          <w:tcPr>
            <w:tcW w:w="864" w:type="dxa"/>
          </w:tcPr>
          <w:p w14:paraId="36005124" w14:textId="77777777" w:rsidR="009D6269" w:rsidRPr="000F3E13" w:rsidRDefault="009D6269" w:rsidP="0061618F">
            <w:pPr>
              <w:spacing w:line="480" w:lineRule="auto"/>
              <w:rPr>
                <w:rFonts w:ascii="Times New Roman" w:hAnsi="Times New Roman" w:cs="Times New Roman"/>
                <w:b/>
              </w:rPr>
            </w:pPr>
          </w:p>
        </w:tc>
        <w:tc>
          <w:tcPr>
            <w:tcW w:w="7200" w:type="dxa"/>
          </w:tcPr>
          <w:p w14:paraId="4535AE17" w14:textId="77777777" w:rsidR="009D6269" w:rsidRPr="000F3E13" w:rsidRDefault="00181AB9" w:rsidP="0061618F">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61618F">
            <w:pPr>
              <w:spacing w:line="480" w:lineRule="auto"/>
              <w:jc w:val="center"/>
              <w:rPr>
                <w:rFonts w:ascii="Times New Roman" w:hAnsi="Times New Roman" w:cs="Times New Roman"/>
              </w:rPr>
            </w:pPr>
            <w:bookmarkStart w:id="177"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177"/>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61618F">
        <w:trPr>
          <w:trHeight w:val="1089"/>
        </w:trPr>
        <w:tc>
          <w:tcPr>
            <w:tcW w:w="864" w:type="dxa"/>
          </w:tcPr>
          <w:p w14:paraId="74699C40" w14:textId="77777777" w:rsidR="009D6269" w:rsidRPr="000F3E13" w:rsidRDefault="009D6269" w:rsidP="0061618F">
            <w:pPr>
              <w:spacing w:line="480" w:lineRule="auto"/>
              <w:rPr>
                <w:rFonts w:ascii="Times New Roman" w:hAnsi="Times New Roman" w:cs="Times New Roman"/>
                <w:b/>
              </w:rPr>
            </w:pPr>
          </w:p>
        </w:tc>
        <w:tc>
          <w:tcPr>
            <w:tcW w:w="7200" w:type="dxa"/>
          </w:tcPr>
          <w:p w14:paraId="129C45DA" w14:textId="77777777" w:rsidR="009D6269" w:rsidRPr="000F3E13" w:rsidRDefault="009D6269" w:rsidP="0061618F">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61618F">
        <w:trPr>
          <w:trHeight w:val="1089"/>
        </w:trPr>
        <w:tc>
          <w:tcPr>
            <w:tcW w:w="864" w:type="dxa"/>
          </w:tcPr>
          <w:p w14:paraId="39D0CBC5" w14:textId="77777777" w:rsidR="009D6269" w:rsidRPr="000F3E13" w:rsidRDefault="009D6269" w:rsidP="0061618F">
            <w:pPr>
              <w:spacing w:line="480" w:lineRule="auto"/>
              <w:rPr>
                <w:rFonts w:ascii="Times New Roman" w:hAnsi="Times New Roman" w:cs="Times New Roman"/>
                <w:b/>
              </w:rPr>
            </w:pPr>
          </w:p>
        </w:tc>
        <w:tc>
          <w:tcPr>
            <w:tcW w:w="7200" w:type="dxa"/>
          </w:tcPr>
          <w:p w14:paraId="1A26266D"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178"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178"/>
          </w:p>
        </w:tc>
      </w:tr>
      <w:tr w:rsidR="009D6269" w:rsidRPr="000F3E13" w14:paraId="4FFA90AB" w14:textId="77777777" w:rsidTr="0061618F">
        <w:trPr>
          <w:trHeight w:val="1089"/>
        </w:trPr>
        <w:tc>
          <w:tcPr>
            <w:tcW w:w="864" w:type="dxa"/>
          </w:tcPr>
          <w:p w14:paraId="714A9953" w14:textId="77777777" w:rsidR="009D6269" w:rsidRPr="000F3E13" w:rsidRDefault="009D6269" w:rsidP="0061618F">
            <w:pPr>
              <w:spacing w:line="480" w:lineRule="auto"/>
              <w:rPr>
                <w:rFonts w:ascii="Times New Roman" w:hAnsi="Times New Roman" w:cs="Times New Roman"/>
                <w:b/>
              </w:rPr>
            </w:pPr>
          </w:p>
        </w:tc>
        <w:tc>
          <w:tcPr>
            <w:tcW w:w="7200" w:type="dxa"/>
          </w:tcPr>
          <w:p w14:paraId="55E8FE16" w14:textId="77777777" w:rsidR="009D6269" w:rsidRPr="000F3E13" w:rsidRDefault="00181AB9" w:rsidP="0061618F">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61618F">
            <w:pPr>
              <w:spacing w:line="480" w:lineRule="auto"/>
              <w:jc w:val="center"/>
              <w:rPr>
                <w:rFonts w:ascii="Times New Roman" w:hAnsi="Times New Roman" w:cs="Times New Roman"/>
              </w:rPr>
            </w:pPr>
            <w:bookmarkStart w:id="179"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179"/>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61618F">
        <w:trPr>
          <w:trHeight w:val="1089"/>
        </w:trPr>
        <w:tc>
          <w:tcPr>
            <w:tcW w:w="841" w:type="dxa"/>
          </w:tcPr>
          <w:p w14:paraId="6940509A" w14:textId="77777777" w:rsidR="009D6269" w:rsidRPr="000F3E13" w:rsidRDefault="009D6269" w:rsidP="0061618F">
            <w:pPr>
              <w:spacing w:line="480" w:lineRule="auto"/>
              <w:rPr>
                <w:rFonts w:ascii="Times New Roman" w:hAnsi="Times New Roman" w:cs="Times New Roman"/>
                <w:b/>
              </w:rPr>
            </w:pPr>
          </w:p>
        </w:tc>
        <w:tc>
          <w:tcPr>
            <w:tcW w:w="6941" w:type="dxa"/>
          </w:tcPr>
          <w:p w14:paraId="63611310"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61618F">
        <w:trPr>
          <w:trHeight w:val="1089"/>
        </w:trPr>
        <w:tc>
          <w:tcPr>
            <w:tcW w:w="841" w:type="dxa"/>
          </w:tcPr>
          <w:p w14:paraId="4EAB321C" w14:textId="77777777" w:rsidR="009D6269" w:rsidRPr="000F3E13" w:rsidRDefault="009D6269" w:rsidP="0061618F">
            <w:pPr>
              <w:spacing w:line="480" w:lineRule="auto"/>
              <w:rPr>
                <w:rFonts w:ascii="Times New Roman" w:hAnsi="Times New Roman" w:cs="Times New Roman"/>
                <w:b/>
              </w:rPr>
            </w:pPr>
          </w:p>
        </w:tc>
        <w:tc>
          <w:tcPr>
            <w:tcW w:w="6941" w:type="dxa"/>
          </w:tcPr>
          <w:p w14:paraId="18AE4B98" w14:textId="77777777" w:rsidR="009D6269" w:rsidRPr="000F3E13"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61618F">
        <w:trPr>
          <w:trHeight w:val="1089"/>
        </w:trPr>
        <w:tc>
          <w:tcPr>
            <w:tcW w:w="841" w:type="dxa"/>
          </w:tcPr>
          <w:p w14:paraId="5D1EC649" w14:textId="77777777" w:rsidR="009D6269" w:rsidRPr="000F3E13" w:rsidRDefault="009D6269" w:rsidP="0061618F">
            <w:pPr>
              <w:spacing w:line="480" w:lineRule="auto"/>
              <w:rPr>
                <w:rFonts w:ascii="Times New Roman" w:hAnsi="Times New Roman" w:cs="Times New Roman"/>
                <w:b/>
              </w:rPr>
            </w:pPr>
          </w:p>
        </w:tc>
        <w:tc>
          <w:tcPr>
            <w:tcW w:w="6941" w:type="dxa"/>
          </w:tcPr>
          <w:p w14:paraId="00A9D8BB"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61618F">
        <w:trPr>
          <w:trHeight w:val="1089"/>
        </w:trPr>
        <w:tc>
          <w:tcPr>
            <w:tcW w:w="841" w:type="dxa"/>
          </w:tcPr>
          <w:p w14:paraId="4621187E" w14:textId="77777777" w:rsidR="009D6269" w:rsidRPr="000F3E13" w:rsidRDefault="009D6269" w:rsidP="0061618F">
            <w:pPr>
              <w:spacing w:line="480" w:lineRule="auto"/>
              <w:rPr>
                <w:rFonts w:ascii="Times New Roman" w:hAnsi="Times New Roman" w:cs="Times New Roman"/>
                <w:b/>
              </w:rPr>
            </w:pPr>
          </w:p>
        </w:tc>
        <w:tc>
          <w:tcPr>
            <w:tcW w:w="6941" w:type="dxa"/>
          </w:tcPr>
          <w:p w14:paraId="7EB5815C" w14:textId="77777777" w:rsidR="009D6269" w:rsidRPr="003E7B24"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61618F">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61618F">
        <w:trPr>
          <w:trHeight w:val="1089"/>
        </w:trPr>
        <w:tc>
          <w:tcPr>
            <w:tcW w:w="841" w:type="dxa"/>
          </w:tcPr>
          <w:p w14:paraId="0CC8D7D3" w14:textId="77777777" w:rsidR="009D6269" w:rsidRPr="000F3E13" w:rsidRDefault="009D6269" w:rsidP="0061618F">
            <w:pPr>
              <w:spacing w:line="480" w:lineRule="auto"/>
              <w:rPr>
                <w:rFonts w:ascii="Times New Roman" w:hAnsi="Times New Roman" w:cs="Times New Roman"/>
                <w:b/>
              </w:rPr>
            </w:pPr>
          </w:p>
        </w:tc>
        <w:tc>
          <w:tcPr>
            <w:tcW w:w="6941" w:type="dxa"/>
          </w:tcPr>
          <w:p w14:paraId="100C6530"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61618F">
        <w:trPr>
          <w:trHeight w:val="1089"/>
        </w:trPr>
        <w:tc>
          <w:tcPr>
            <w:tcW w:w="841" w:type="dxa"/>
          </w:tcPr>
          <w:p w14:paraId="7C46EFC0" w14:textId="77777777" w:rsidR="009D6269" w:rsidRPr="000F3E13" w:rsidRDefault="009D6269" w:rsidP="0061618F">
            <w:pPr>
              <w:spacing w:line="480" w:lineRule="auto"/>
              <w:rPr>
                <w:rFonts w:ascii="Times New Roman" w:hAnsi="Times New Roman" w:cs="Times New Roman"/>
                <w:b/>
              </w:rPr>
            </w:pPr>
          </w:p>
        </w:tc>
        <w:tc>
          <w:tcPr>
            <w:tcW w:w="6941" w:type="dxa"/>
          </w:tcPr>
          <w:p w14:paraId="48688087"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61618F">
        <w:trPr>
          <w:trHeight w:val="1089"/>
        </w:trPr>
        <w:tc>
          <w:tcPr>
            <w:tcW w:w="841" w:type="dxa"/>
          </w:tcPr>
          <w:p w14:paraId="33EB2028" w14:textId="77777777" w:rsidR="009D6269" w:rsidRPr="000F3E13" w:rsidRDefault="009D6269" w:rsidP="0061618F">
            <w:pPr>
              <w:spacing w:line="480" w:lineRule="auto"/>
              <w:rPr>
                <w:rFonts w:ascii="Times New Roman" w:hAnsi="Times New Roman" w:cs="Times New Roman"/>
                <w:b/>
              </w:rPr>
            </w:pPr>
          </w:p>
        </w:tc>
        <w:tc>
          <w:tcPr>
            <w:tcW w:w="6941" w:type="dxa"/>
          </w:tcPr>
          <w:p w14:paraId="5E3D67CF" w14:textId="77777777" w:rsidR="009D6269" w:rsidRPr="002F6FAA" w:rsidRDefault="00181AB9" w:rsidP="0061618F">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61618F">
        <w:trPr>
          <w:trHeight w:val="1089"/>
        </w:trPr>
        <w:tc>
          <w:tcPr>
            <w:tcW w:w="841" w:type="dxa"/>
          </w:tcPr>
          <w:p w14:paraId="04D690A6" w14:textId="77777777" w:rsidR="009D6269" w:rsidRPr="000F3E13" w:rsidRDefault="009D6269" w:rsidP="0061618F">
            <w:pPr>
              <w:spacing w:line="480" w:lineRule="auto"/>
              <w:rPr>
                <w:rFonts w:ascii="Times New Roman" w:hAnsi="Times New Roman" w:cs="Times New Roman"/>
                <w:b/>
              </w:rPr>
            </w:pPr>
          </w:p>
        </w:tc>
        <w:tc>
          <w:tcPr>
            <w:tcW w:w="6941" w:type="dxa"/>
          </w:tcPr>
          <w:p w14:paraId="3677E0B6" w14:textId="77777777" w:rsidR="009D6269" w:rsidRPr="002F6FAA" w:rsidRDefault="00181AB9" w:rsidP="0061618F">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61618F">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61618F">
        <w:trPr>
          <w:trHeight w:val="1089"/>
        </w:trPr>
        <w:tc>
          <w:tcPr>
            <w:tcW w:w="236" w:type="dxa"/>
          </w:tcPr>
          <w:p w14:paraId="62183ED9" w14:textId="77777777" w:rsidR="009D6269" w:rsidRPr="000F3E13" w:rsidRDefault="009D6269" w:rsidP="0061618F">
            <w:pPr>
              <w:spacing w:line="480" w:lineRule="auto"/>
              <w:rPr>
                <w:rFonts w:ascii="Times New Roman" w:hAnsi="Times New Roman" w:cs="Times New Roman"/>
                <w:b/>
              </w:rPr>
            </w:pPr>
          </w:p>
        </w:tc>
        <w:tc>
          <w:tcPr>
            <w:tcW w:w="7702" w:type="dxa"/>
          </w:tcPr>
          <w:p w14:paraId="572FFDFF" w14:textId="77777777" w:rsidR="009D6269" w:rsidRPr="000F3E13" w:rsidRDefault="00181AB9" w:rsidP="0061618F">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d</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d</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d>
                  <m:dPr>
                    <m:ctrlPr>
                      <w:rPr>
                        <w:rFonts w:ascii="Cambria Math" w:hAnsi="Cambria Math" w:cs="Times New Roman"/>
                        <w:i/>
                        <w:color w:val="auto"/>
                        <w:sz w:val="20"/>
                        <w:szCs w:val="20"/>
                      </w:rPr>
                    </m:ctrlPr>
                  </m:dPr>
                  <m:e>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den>
                    </m:f>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e>
                </m:d>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m:rPr>
                            <m:sty m:val="bi"/>
                          </m:rPr>
                          <w:rPr>
                            <w:rFonts w:ascii="Cambria Math" w:hAnsi="Cambria Math" w:cs="Times New Roman"/>
                            <w:color w:val="auto"/>
                            <w:sz w:val="20"/>
                            <w:szCs w:val="20"/>
                          </w:rPr>
                          <m:t>1-</m:t>
                        </m:r>
                        <m:f>
                          <m:fPr>
                            <m:ctrlPr>
                              <w:rPr>
                                <w:rFonts w:ascii="Cambria Math" w:hAnsi="Cambria Math"/>
                                <w:i/>
                                <w:color w:val="auto"/>
                                <w:sz w:val="20"/>
                                <w:szCs w:val="20"/>
                              </w:rPr>
                            </m:ctrlPr>
                          </m:fPr>
                          <m:num>
                            <m:r>
                              <m:rPr>
                                <m:sty m:val="bi"/>
                              </m:rPr>
                              <w:rPr>
                                <w:rFonts w:ascii="Cambria Math" w:hAnsi="Cambria Math"/>
                                <w:color w:val="auto"/>
                                <w:sz w:val="20"/>
                                <w:szCs w:val="20"/>
                              </w:rPr>
                              <m:t xml:space="preserve">( </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num>
                          <m:den>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den>
                        </m:f>
                      </m:e>
                    </m:d>
                  </m:e>
                  <m:sup>
                    <m:r>
                      <m:rPr>
                        <m:sty m:val="bi"/>
                      </m:rPr>
                      <w:rPr>
                        <w:rFonts w:ascii="Cambria Math" w:hAnsi="Cambria Math" w:cs="Times New Roman"/>
                        <w:color w:val="auto"/>
                        <w:sz w:val="20"/>
                        <w:szCs w:val="20"/>
                      </w:rPr>
                      <m:t>-1</m:t>
                    </m:r>
                  </m:sup>
                </m:sSup>
                <m:r>
                  <m:rPr>
                    <m:sty m:val="bi"/>
                  </m:rPr>
                  <w:rPr>
                    <w:rFonts w:ascii="Cambria Math" w:hAnsi="Cambria Math" w:cs="Times New Roman"/>
                    <w:color w:val="auto"/>
                    <w:sz w:val="20"/>
                    <w:szCs w:val="20"/>
                  </w:rPr>
                  <m:t>.</m:t>
                </m:r>
              </m:oMath>
            </m:oMathPara>
          </w:p>
        </w:tc>
        <w:tc>
          <w:tcPr>
            <w:tcW w:w="796" w:type="dxa"/>
          </w:tcPr>
          <w:p w14:paraId="67300071"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bookmarkStart w:id="180"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180"/>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61618F">
        <w:trPr>
          <w:trHeight w:val="1089"/>
        </w:trPr>
        <w:tc>
          <w:tcPr>
            <w:tcW w:w="236" w:type="dxa"/>
          </w:tcPr>
          <w:p w14:paraId="5F4B8DD7" w14:textId="77777777" w:rsidR="009D6269" w:rsidRPr="000F3E13" w:rsidRDefault="009D6269" w:rsidP="0061618F">
            <w:pPr>
              <w:spacing w:line="480" w:lineRule="auto"/>
              <w:rPr>
                <w:rFonts w:ascii="Times New Roman" w:hAnsi="Times New Roman" w:cs="Times New Roman"/>
                <w:b/>
              </w:rPr>
            </w:pPr>
          </w:p>
        </w:tc>
        <w:tc>
          <w:tcPr>
            <w:tcW w:w="7522" w:type="dxa"/>
          </w:tcPr>
          <w:p w14:paraId="708D4E9D"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61618F">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61618F">
        <w:trPr>
          <w:trHeight w:val="1089"/>
        </w:trPr>
        <w:tc>
          <w:tcPr>
            <w:tcW w:w="236" w:type="dxa"/>
          </w:tcPr>
          <w:p w14:paraId="5723E904" w14:textId="77777777" w:rsidR="009D6269" w:rsidRPr="000F3E13" w:rsidRDefault="009D6269" w:rsidP="0061618F">
            <w:pPr>
              <w:spacing w:line="480" w:lineRule="auto"/>
              <w:rPr>
                <w:rFonts w:ascii="Times New Roman" w:hAnsi="Times New Roman" w:cs="Times New Roman"/>
                <w:b/>
              </w:rPr>
            </w:pPr>
          </w:p>
        </w:tc>
        <w:tc>
          <w:tcPr>
            <w:tcW w:w="7522" w:type="dxa"/>
          </w:tcPr>
          <w:p w14:paraId="17AF34C5"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61618F">
        <w:trPr>
          <w:trHeight w:val="1089"/>
        </w:trPr>
        <w:tc>
          <w:tcPr>
            <w:tcW w:w="236" w:type="dxa"/>
          </w:tcPr>
          <w:p w14:paraId="6B312F78" w14:textId="77777777" w:rsidR="009D6269" w:rsidRPr="000F3E13" w:rsidRDefault="009D6269" w:rsidP="0061618F">
            <w:pPr>
              <w:spacing w:line="480" w:lineRule="auto"/>
              <w:rPr>
                <w:rFonts w:ascii="Times New Roman" w:hAnsi="Times New Roman" w:cs="Times New Roman"/>
                <w:b/>
              </w:rPr>
            </w:pPr>
          </w:p>
        </w:tc>
        <w:tc>
          <w:tcPr>
            <w:tcW w:w="7522" w:type="dxa"/>
          </w:tcPr>
          <w:p w14:paraId="58F6FD09" w14:textId="77777777" w:rsidR="009D6269" w:rsidRPr="000F3E13" w:rsidRDefault="00181AB9" w:rsidP="0061618F">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77777777" w:rsidR="009D6269" w:rsidRPr="000F3E13" w:rsidRDefault="009D6269" w:rsidP="0061618F">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61618F">
            <w:pPr>
              <w:rPr>
                <w:rFonts w:ascii="Times New Roman" w:hAnsi="Times New Roman" w:cs="Times New Roman"/>
                <w:b/>
              </w:rPr>
            </w:pPr>
          </w:p>
        </w:tc>
        <w:tc>
          <w:tcPr>
            <w:tcW w:w="976" w:type="dxa"/>
          </w:tcPr>
          <w:p w14:paraId="279A7950" w14:textId="77777777" w:rsidR="009D6269" w:rsidRPr="000133B8" w:rsidRDefault="009D6269" w:rsidP="0061618F">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7E0259" w:rsidRDefault="007E0259" w:rsidP="00174B19">
      <w:r>
        <w:separator/>
      </w:r>
    </w:p>
  </w:endnote>
  <w:endnote w:type="continuationSeparator" w:id="0">
    <w:p w14:paraId="79C08C68" w14:textId="77777777" w:rsidR="007E0259" w:rsidRDefault="007E0259"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7E0259" w:rsidRDefault="007E0259" w:rsidP="00174B19">
      <w:r>
        <w:separator/>
      </w:r>
    </w:p>
  </w:footnote>
  <w:footnote w:type="continuationSeparator" w:id="0">
    <w:p w14:paraId="28E562EE" w14:textId="77777777" w:rsidR="007E0259" w:rsidRDefault="007E0259"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1AB9"/>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15E5"/>
    <w:rsid w:val="00201EF8"/>
    <w:rsid w:val="0020206C"/>
    <w:rsid w:val="00204201"/>
    <w:rsid w:val="002075A6"/>
    <w:rsid w:val="00212B75"/>
    <w:rsid w:val="00214655"/>
    <w:rsid w:val="00214742"/>
    <w:rsid w:val="00216002"/>
    <w:rsid w:val="00216D4B"/>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4513"/>
    <w:rsid w:val="00526FCD"/>
    <w:rsid w:val="00527F4E"/>
    <w:rsid w:val="00530169"/>
    <w:rsid w:val="005302BE"/>
    <w:rsid w:val="00536074"/>
    <w:rsid w:val="00542D3F"/>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470D"/>
    <w:rsid w:val="00834EC5"/>
    <w:rsid w:val="008371FD"/>
    <w:rsid w:val="0083790F"/>
    <w:rsid w:val="0084387F"/>
    <w:rsid w:val="00843B13"/>
    <w:rsid w:val="00843C0A"/>
    <w:rsid w:val="0084429B"/>
    <w:rsid w:val="00851AAC"/>
    <w:rsid w:val="008527F3"/>
    <w:rsid w:val="00853198"/>
    <w:rsid w:val="008537E6"/>
    <w:rsid w:val="0085410F"/>
    <w:rsid w:val="00855BDB"/>
    <w:rsid w:val="00870521"/>
    <w:rsid w:val="008738AA"/>
    <w:rsid w:val="00874E14"/>
    <w:rsid w:val="00876567"/>
    <w:rsid w:val="00876BF8"/>
    <w:rsid w:val="0088011F"/>
    <w:rsid w:val="0088284B"/>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B2579"/>
    <w:rsid w:val="008B287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E47"/>
    <w:rsid w:val="00CE10F0"/>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5BB66-8DF6-9C47-9D49-F6403203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8533</Words>
  <Characters>48641</Characters>
  <Application>Microsoft Macintosh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2</cp:revision>
  <cp:lastPrinted>2015-01-09T00:32:00Z</cp:lastPrinted>
  <dcterms:created xsi:type="dcterms:W3CDTF">2015-05-13T03:33:00Z</dcterms:created>
  <dcterms:modified xsi:type="dcterms:W3CDTF">2015-05-13T03:33:00Z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